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A5E7ED" w14:textId="77777777" w:rsidR="00C41EB7" w:rsidRPr="00E87665" w:rsidRDefault="00C41EB7" w:rsidP="00C41EB7">
      <w:pPr>
        <w:rPr>
          <w:rFonts w:ascii="Arial" w:hAnsi="Arial" w:cs="Arial"/>
          <w:b/>
          <w:sz w:val="22"/>
          <w:szCs w:val="22"/>
        </w:rPr>
      </w:pPr>
      <w:r w:rsidRPr="00B414A5">
        <w:rPr>
          <w:rFonts w:ascii="Arial" w:hAnsi="Arial" w:cs="Arial"/>
          <w:b/>
          <w:sz w:val="22"/>
          <w:szCs w:val="22"/>
        </w:rPr>
        <w:t>SPECIFIC AIMS</w:t>
      </w:r>
      <w:r w:rsidRPr="00E87665">
        <w:rPr>
          <w:rFonts w:ascii="Arial" w:hAnsi="Arial" w:cs="Arial"/>
          <w:sz w:val="22"/>
          <w:szCs w:val="22"/>
        </w:rPr>
        <w:t xml:space="preserve"> </w:t>
      </w:r>
    </w:p>
    <w:p w14:paraId="55BF58AC" w14:textId="035A1CCF" w:rsidR="00C41EB7" w:rsidRDefault="00C41EB7" w:rsidP="00C41EB7">
      <w:pPr>
        <w:spacing w:before="120"/>
        <w:rPr>
          <w:rFonts w:ascii="Arial" w:hAnsi="Arial" w:cs="Arial"/>
          <w:sz w:val="22"/>
          <w:szCs w:val="22"/>
        </w:rPr>
      </w:pPr>
      <w:r>
        <w:rPr>
          <w:rFonts w:ascii="Arial" w:hAnsi="Arial" w:cs="Arial"/>
          <w:sz w:val="22"/>
          <w:szCs w:val="22"/>
        </w:rPr>
        <w:t>Genome-wide associations studies (GWAS) have identified &gt;15,000 single nucleotide polymorphisms (SNP) for complex diseases. For most diseases, however, SNPs are located discretely throughout the genome</w:t>
      </w:r>
      <w:ins w:id="0" w:author="Dominic LaRoche" w:date="2015-12-02T10:42:00Z">
        <w:r w:rsidR="002C69CD">
          <w:rPr>
            <w:rFonts w:ascii="Arial" w:hAnsi="Arial" w:cs="Arial"/>
            <w:sz w:val="22"/>
            <w:szCs w:val="22"/>
          </w:rPr>
          <w:t xml:space="preserve"> each</w:t>
        </w:r>
      </w:ins>
      <w:r>
        <w:rPr>
          <w:rFonts w:ascii="Arial" w:hAnsi="Arial" w:cs="Arial"/>
          <w:sz w:val="22"/>
          <w:szCs w:val="22"/>
        </w:rPr>
        <w:t xml:space="preserve"> with a very small effect size. It remains elusive how these SNPs </w:t>
      </w:r>
      <w:del w:id="1" w:author="Dominic LaRoche" w:date="2015-12-02T10:43:00Z">
        <w:r w:rsidDel="002C69CD">
          <w:rPr>
            <w:rFonts w:ascii="Arial" w:hAnsi="Arial" w:cs="Arial"/>
            <w:sz w:val="22"/>
            <w:szCs w:val="22"/>
          </w:rPr>
          <w:delText xml:space="preserve">interplay and </w:delText>
        </w:r>
      </w:del>
      <w:r>
        <w:rPr>
          <w:rFonts w:ascii="Arial" w:hAnsi="Arial" w:cs="Arial"/>
          <w:sz w:val="22"/>
          <w:szCs w:val="22"/>
        </w:rPr>
        <w:t xml:space="preserve">collectively perturb the biological system into a pathophysiological disease state, or </w:t>
      </w:r>
      <w:commentRangeStart w:id="2"/>
      <w:r>
        <w:rPr>
          <w:rFonts w:ascii="Arial" w:hAnsi="Arial" w:cs="Arial"/>
          <w:sz w:val="22"/>
          <w:szCs w:val="22"/>
        </w:rPr>
        <w:t>more complicatedly</w:t>
      </w:r>
      <w:commentRangeEnd w:id="2"/>
      <w:r w:rsidR="002C69CD">
        <w:rPr>
          <w:rStyle w:val="CommentReference"/>
        </w:rPr>
        <w:commentReference w:id="2"/>
      </w:r>
      <w:r>
        <w:rPr>
          <w:rFonts w:ascii="Arial" w:hAnsi="Arial" w:cs="Arial"/>
          <w:sz w:val="22"/>
          <w:szCs w:val="22"/>
        </w:rPr>
        <w:t xml:space="preserve">, a comorbid disease state. </w:t>
      </w:r>
    </w:p>
    <w:p w14:paraId="28B995C7" w14:textId="1DFA3C04" w:rsidR="00C41EB7" w:rsidRDefault="00C41EB7" w:rsidP="00C41EB7">
      <w:pPr>
        <w:spacing w:before="120"/>
        <w:rPr>
          <w:rFonts w:ascii="Arial" w:hAnsi="Arial" w:cs="Arial"/>
          <w:sz w:val="22"/>
          <w:szCs w:val="22"/>
        </w:rPr>
      </w:pPr>
      <w:r w:rsidRPr="00B769C8">
        <w:rPr>
          <w:rFonts w:ascii="Arial" w:hAnsi="Arial" w:cs="Arial"/>
          <w:noProof/>
          <w:sz w:val="22"/>
          <w:szCs w:val="22"/>
        </w:rPr>
        <w:t xml:space="preserve">Classic genetic approaches, such as logistic regression, </w:t>
      </w:r>
      <w:r>
        <w:rPr>
          <w:rFonts w:ascii="Arial" w:hAnsi="Arial" w:cs="Arial"/>
          <w:noProof/>
          <w:sz w:val="22"/>
          <w:szCs w:val="22"/>
        </w:rPr>
        <w:t>search</w:t>
      </w:r>
      <w:r w:rsidRPr="00B769C8">
        <w:rPr>
          <w:rFonts w:ascii="Arial" w:hAnsi="Arial" w:cs="Arial"/>
          <w:noProof/>
          <w:sz w:val="22"/>
          <w:szCs w:val="22"/>
        </w:rPr>
        <w:t xml:space="preserve"> for epistatic SNPs</w:t>
      </w:r>
      <w:r w:rsidR="009F4FBE">
        <w:rPr>
          <w:rFonts w:ascii="Arial" w:hAnsi="Arial" w:cs="Arial"/>
          <w:noProof/>
          <w:sz w:val="22"/>
          <w:szCs w:val="22"/>
        </w:rPr>
        <w:t xml:space="preserve"> </w:t>
      </w:r>
      <w:r w:rsidRPr="00B769C8">
        <w:rPr>
          <w:rFonts w:ascii="Arial" w:hAnsi="Arial" w:cs="Arial"/>
          <w:noProof/>
          <w:sz w:val="22"/>
          <w:szCs w:val="22"/>
        </w:rPr>
        <w:t>whose</w:t>
      </w:r>
      <w:r>
        <w:rPr>
          <w:rFonts w:ascii="Arial" w:hAnsi="Arial" w:cs="Arial"/>
          <w:noProof/>
          <w:sz w:val="22"/>
          <w:szCs w:val="22"/>
        </w:rPr>
        <w:t xml:space="preserve"> cumulative</w:t>
      </w:r>
      <w:r w:rsidRPr="00B769C8">
        <w:rPr>
          <w:rFonts w:ascii="Arial" w:hAnsi="Arial" w:cs="Arial"/>
          <w:noProof/>
          <w:sz w:val="22"/>
          <w:szCs w:val="22"/>
        </w:rPr>
        <w:t xml:space="preserve"> effect is non-additive from</w:t>
      </w:r>
      <w:del w:id="3" w:author="Dominic LaRoche" w:date="2015-12-02T10:44:00Z">
        <w:r w:rsidRPr="00B769C8" w:rsidDel="002C69CD">
          <w:rPr>
            <w:rFonts w:ascii="Arial" w:hAnsi="Arial" w:cs="Arial"/>
            <w:noProof/>
            <w:sz w:val="22"/>
            <w:szCs w:val="22"/>
          </w:rPr>
          <w:delText xml:space="preserve"> the individual </w:delText>
        </w:r>
        <w:commentRangeStart w:id="4"/>
        <w:r w:rsidRPr="00B769C8" w:rsidDel="002C69CD">
          <w:rPr>
            <w:rFonts w:ascii="Arial" w:hAnsi="Arial" w:cs="Arial"/>
            <w:noProof/>
            <w:sz w:val="22"/>
            <w:szCs w:val="22"/>
          </w:rPr>
          <w:delText>ones</w:delText>
        </w:r>
      </w:del>
      <w:commentRangeEnd w:id="4"/>
      <w:r w:rsidR="002C69CD">
        <w:rPr>
          <w:rStyle w:val="CommentReference"/>
        </w:rPr>
        <w:commentReference w:id="4"/>
      </w:r>
      <w:r w:rsidRPr="00B769C8">
        <w:rPr>
          <w:rFonts w:ascii="Arial" w:hAnsi="Arial" w:cs="Arial"/>
          <w:noProof/>
          <w:sz w:val="22"/>
          <w:szCs w:val="22"/>
        </w:rPr>
        <w:t xml:space="preserve">. These approaches generate only a few epistatic interactions between SNPs across all complex diseases </w:t>
      </w:r>
      <w:r>
        <w:rPr>
          <w:rFonts w:ascii="Arial" w:hAnsi="Arial" w:cs="Arial"/>
          <w:noProof/>
          <w:sz w:val="22"/>
          <w:szCs w:val="22"/>
        </w:rPr>
        <w:t>because they search</w:t>
      </w:r>
      <w:del w:id="5" w:author="Dominic LaRoche" w:date="2015-12-02T10:46:00Z">
        <w:r w:rsidDel="002C69CD">
          <w:rPr>
            <w:rFonts w:ascii="Arial" w:hAnsi="Arial" w:cs="Arial"/>
            <w:noProof/>
            <w:sz w:val="22"/>
            <w:szCs w:val="22"/>
          </w:rPr>
          <w:delText xml:space="preserve"> from</w:delText>
        </w:r>
      </w:del>
      <w:r>
        <w:rPr>
          <w:rFonts w:ascii="Arial" w:hAnsi="Arial" w:cs="Arial"/>
          <w:noProof/>
          <w:sz w:val="22"/>
          <w:szCs w:val="22"/>
        </w:rPr>
        <w:t xml:space="preserve"> up to </w:t>
      </w:r>
      <w:ins w:id="6" w:author="Dominic LaRoche" w:date="2015-12-02T10:45:00Z">
        <w:r w:rsidR="002C69CD">
          <w:rPr>
            <w:rFonts w:ascii="Arial" w:hAnsi="Arial" w:cs="Arial"/>
            <w:noProof/>
            <w:sz w:val="22"/>
            <w:szCs w:val="22"/>
          </w:rPr>
          <w:t xml:space="preserve">1 </w:t>
        </w:r>
      </w:ins>
      <w:r>
        <w:rPr>
          <w:rFonts w:ascii="Arial" w:hAnsi="Arial" w:cs="Arial"/>
          <w:noProof/>
          <w:sz w:val="22"/>
          <w:szCs w:val="22"/>
        </w:rPr>
        <w:t>trillion pairwise combinations of SNPs</w:t>
      </w:r>
      <w:ins w:id="7" w:author="Dominic LaRoche" w:date="2015-12-02T10:46:00Z">
        <w:r w:rsidR="002C69CD">
          <w:rPr>
            <w:rFonts w:ascii="Arial" w:hAnsi="Arial" w:cs="Arial"/>
            <w:noProof/>
            <w:sz w:val="22"/>
            <w:szCs w:val="22"/>
          </w:rPr>
          <w:t>,</w:t>
        </w:r>
      </w:ins>
      <w:r>
        <w:rPr>
          <w:rFonts w:ascii="Arial" w:hAnsi="Arial" w:cs="Arial"/>
          <w:noProof/>
          <w:sz w:val="22"/>
          <w:szCs w:val="22"/>
        </w:rPr>
        <w:t xml:space="preserve"> thus </w:t>
      </w:r>
      <w:r w:rsidRPr="00B769C8">
        <w:rPr>
          <w:rFonts w:ascii="Arial" w:hAnsi="Arial" w:cs="Arial"/>
          <w:noProof/>
          <w:sz w:val="22"/>
          <w:szCs w:val="22"/>
        </w:rPr>
        <w:t>requir</w:t>
      </w:r>
      <w:r>
        <w:rPr>
          <w:rFonts w:ascii="Arial" w:hAnsi="Arial" w:cs="Arial"/>
          <w:noProof/>
          <w:sz w:val="22"/>
          <w:szCs w:val="22"/>
        </w:rPr>
        <w:t>ing</w:t>
      </w:r>
      <w:r w:rsidRPr="00B769C8">
        <w:rPr>
          <w:rFonts w:ascii="Arial" w:hAnsi="Arial" w:cs="Arial"/>
          <w:noProof/>
          <w:sz w:val="22"/>
          <w:szCs w:val="22"/>
        </w:rPr>
        <w:t xml:space="preserve"> a vast number of samples to reach sufficient power.</w:t>
      </w:r>
      <w:r>
        <w:rPr>
          <w:rFonts w:ascii="Arial" w:hAnsi="Arial" w:cs="Arial"/>
          <w:noProof/>
          <w:sz w:val="22"/>
          <w:szCs w:val="22"/>
        </w:rPr>
        <w:t xml:space="preserve"> </w:t>
      </w:r>
      <w:r w:rsidRPr="00B769C8">
        <w:rPr>
          <w:rFonts w:ascii="Arial" w:hAnsi="Arial" w:cs="Arial"/>
          <w:noProof/>
          <w:sz w:val="22"/>
          <w:szCs w:val="22"/>
        </w:rPr>
        <w:t>To circumvent this barrier, we and a few others have integrated external knowledge to reduce the size of hypotheses, such as functional annotations of the disease genes and downstream genes a</w:t>
      </w:r>
      <w:r>
        <w:rPr>
          <w:rFonts w:ascii="Arial" w:hAnsi="Arial" w:cs="Arial"/>
          <w:noProof/>
          <w:sz w:val="22"/>
          <w:szCs w:val="22"/>
        </w:rPr>
        <w:t>ffected by</w:t>
      </w:r>
      <w:r w:rsidRPr="00B769C8">
        <w:rPr>
          <w:rFonts w:ascii="Arial" w:hAnsi="Arial" w:cs="Arial"/>
          <w:noProof/>
          <w:sz w:val="22"/>
          <w:szCs w:val="22"/>
        </w:rPr>
        <w:t xml:space="preserve"> SNPs.</w:t>
      </w:r>
      <w:r w:rsidRPr="00734BD2">
        <w:rPr>
          <w:rFonts w:ascii="Arial" w:hAnsi="Arial" w:cs="Arial"/>
          <w:noProof/>
          <w:sz w:val="22"/>
          <w:szCs w:val="22"/>
        </w:rPr>
        <w:t xml:space="preserve"> We have demonstrated</w:t>
      </w:r>
      <w:r>
        <w:rPr>
          <w:rFonts w:ascii="Arial" w:hAnsi="Arial" w:cs="Arial"/>
          <w:noProof/>
          <w:sz w:val="22"/>
          <w:szCs w:val="22"/>
        </w:rPr>
        <w:t xml:space="preserve"> that</w:t>
      </w:r>
      <w:r w:rsidRPr="00734BD2">
        <w:rPr>
          <w:rFonts w:ascii="Arial" w:hAnsi="Arial" w:cs="Arial"/>
          <w:sz w:val="22"/>
          <w:szCs w:val="22"/>
        </w:rPr>
        <w:t>, although distantly located, SNPs associated with the same or comorbid diseases are likely to share similar biological mechanisms</w:t>
      </w:r>
      <w:r w:rsidRPr="00E57D40">
        <w:rPr>
          <w:rFonts w:ascii="Arial" w:hAnsi="Arial" w:cs="Arial"/>
          <w:sz w:val="22"/>
          <w:szCs w:val="22"/>
        </w:rPr>
        <w:t>.</w:t>
      </w:r>
      <w:r>
        <w:rPr>
          <w:rFonts w:ascii="Arial" w:hAnsi="Arial" w:cs="Arial"/>
          <w:sz w:val="22"/>
          <w:szCs w:val="22"/>
        </w:rPr>
        <w:t xml:space="preserve"> For instance, multiple SNPs locating on chromosomes 6 and </w:t>
      </w:r>
      <w:r w:rsidRPr="002C6BA3">
        <w:rPr>
          <w:rFonts w:ascii="Arial" w:hAnsi="Arial" w:cs="Arial"/>
          <w:noProof/>
          <w:sz w:val="22"/>
          <w:szCs w:val="22"/>
        </w:rPr>
        <w:t>21</w:t>
      </w:r>
      <w:r>
        <w:rPr>
          <w:rFonts w:ascii="Arial" w:hAnsi="Arial" w:cs="Arial"/>
          <w:noProof/>
          <w:sz w:val="22"/>
          <w:szCs w:val="22"/>
        </w:rPr>
        <w:t xml:space="preserve"> commonly</w:t>
      </w:r>
      <w:r>
        <w:rPr>
          <w:rFonts w:ascii="Arial" w:hAnsi="Arial" w:cs="Arial"/>
          <w:sz w:val="22"/>
          <w:szCs w:val="22"/>
        </w:rPr>
        <w:t xml:space="preserve"> perturb immune response, which bridges the genetic mechanisms of rheumatoid arthritis. We called these SNPs cooperative </w:t>
      </w:r>
      <w:del w:id="8" w:author="Dominic LaRoche" w:date="2015-12-02T11:04:00Z">
        <w:r w:rsidDel="00113122">
          <w:rPr>
            <w:rFonts w:ascii="Arial" w:hAnsi="Arial" w:cs="Arial"/>
            <w:sz w:val="22"/>
            <w:szCs w:val="22"/>
          </w:rPr>
          <w:delText xml:space="preserve">ones </w:delText>
        </w:r>
      </w:del>
      <w:r>
        <w:rPr>
          <w:rFonts w:ascii="Arial" w:hAnsi="Arial" w:cs="Arial"/>
          <w:sz w:val="22"/>
          <w:szCs w:val="22"/>
        </w:rPr>
        <w:t xml:space="preserve">and observed many </w:t>
      </w:r>
      <w:commentRangeStart w:id="9"/>
      <w:proofErr w:type="spellStart"/>
      <w:r>
        <w:rPr>
          <w:rFonts w:ascii="Arial" w:hAnsi="Arial" w:cs="Arial"/>
          <w:sz w:val="22"/>
          <w:szCs w:val="22"/>
        </w:rPr>
        <w:t>epistases</w:t>
      </w:r>
      <w:commentRangeEnd w:id="9"/>
      <w:proofErr w:type="spellEnd"/>
      <w:r w:rsidR="00113122">
        <w:rPr>
          <w:rStyle w:val="CommentReference"/>
        </w:rPr>
        <w:commentReference w:id="9"/>
      </w:r>
      <w:r>
        <w:rPr>
          <w:rFonts w:ascii="Arial" w:hAnsi="Arial" w:cs="Arial"/>
          <w:sz w:val="22"/>
          <w:szCs w:val="22"/>
        </w:rPr>
        <w:t xml:space="preserve"> from them. Identifying these cooperative SNPs will </w:t>
      </w:r>
      <w:r w:rsidRPr="006F1FD7">
        <w:rPr>
          <w:rFonts w:ascii="Arial" w:hAnsi="Arial" w:cs="Arial"/>
          <w:noProof/>
          <w:sz w:val="22"/>
          <w:szCs w:val="22"/>
        </w:rPr>
        <w:t>greatly</w:t>
      </w:r>
      <w:r>
        <w:rPr>
          <w:rFonts w:ascii="Arial" w:hAnsi="Arial" w:cs="Arial"/>
          <w:sz w:val="22"/>
          <w:szCs w:val="22"/>
        </w:rPr>
        <w:t xml:space="preserve"> reduce the search space and allow</w:t>
      </w:r>
      <w:del w:id="10" w:author="Dominic LaRoche" w:date="2015-12-02T11:05:00Z">
        <w:r w:rsidDel="00113122">
          <w:rPr>
            <w:rFonts w:ascii="Arial" w:hAnsi="Arial" w:cs="Arial"/>
            <w:sz w:val="22"/>
            <w:szCs w:val="22"/>
          </w:rPr>
          <w:delText>s</w:delText>
        </w:r>
      </w:del>
      <w:r>
        <w:rPr>
          <w:rFonts w:ascii="Arial" w:hAnsi="Arial" w:cs="Arial"/>
          <w:sz w:val="22"/>
          <w:szCs w:val="22"/>
        </w:rPr>
        <w:t xml:space="preserve"> better biological interpretability for the epistatic relationships </w:t>
      </w:r>
      <w:ins w:id="11" w:author="Dominic LaRoche" w:date="2015-12-02T11:05:00Z">
        <w:r w:rsidR="00113122">
          <w:rPr>
            <w:rFonts w:ascii="Arial" w:hAnsi="Arial" w:cs="Arial"/>
            <w:sz w:val="22"/>
            <w:szCs w:val="22"/>
          </w:rPr>
          <w:t xml:space="preserve">identified </w:t>
        </w:r>
      </w:ins>
      <w:r>
        <w:rPr>
          <w:rFonts w:ascii="Arial" w:hAnsi="Arial" w:cs="Arial"/>
          <w:sz w:val="22"/>
          <w:szCs w:val="22"/>
        </w:rPr>
        <w:t xml:space="preserve">in GWAS results.    </w:t>
      </w:r>
    </w:p>
    <w:p w14:paraId="72B3BE38" w14:textId="18AEE284" w:rsidR="00C41EB7" w:rsidRPr="00513203" w:rsidRDefault="00C41EB7" w:rsidP="00C41EB7">
      <w:pPr>
        <w:spacing w:before="120"/>
        <w:rPr>
          <w:rFonts w:ascii="Arial" w:hAnsi="Arial" w:cs="Arial"/>
          <w:b/>
          <w:sz w:val="22"/>
          <w:szCs w:val="22"/>
        </w:rPr>
      </w:pPr>
      <w:r>
        <w:rPr>
          <w:rFonts w:ascii="Arial" w:hAnsi="Arial" w:cs="Arial"/>
          <w:sz w:val="22"/>
          <w:szCs w:val="22"/>
        </w:rPr>
        <w:t xml:space="preserve">Very few studies have reported these </w:t>
      </w:r>
      <w:r w:rsidRPr="006F1FD7">
        <w:rPr>
          <w:rFonts w:ascii="Arial" w:hAnsi="Arial" w:cs="Arial"/>
          <w:noProof/>
          <w:sz w:val="22"/>
          <w:szCs w:val="22"/>
        </w:rPr>
        <w:t>cooperative</w:t>
      </w:r>
      <w:r>
        <w:rPr>
          <w:rFonts w:ascii="Arial" w:hAnsi="Arial" w:cs="Arial"/>
          <w:sz w:val="22"/>
          <w:szCs w:val="22"/>
        </w:rPr>
        <w:t xml:space="preserve"> mechanisms even with the abundant functional data accumulated by the </w:t>
      </w:r>
      <w:r w:rsidRPr="00526C0A">
        <w:rPr>
          <w:rFonts w:ascii="Arial" w:hAnsi="Arial" w:cs="Arial"/>
          <w:noProof/>
          <w:sz w:val="22"/>
          <w:szCs w:val="22"/>
        </w:rPr>
        <w:t>Encyclopedia of DNA Elements</w:t>
      </w:r>
      <w:r>
        <w:rPr>
          <w:rFonts w:ascii="Arial" w:hAnsi="Arial" w:cs="Arial"/>
          <w:noProof/>
          <w:sz w:val="22"/>
          <w:szCs w:val="22"/>
        </w:rPr>
        <w:t xml:space="preserve"> (ENCODE) project</w:t>
      </w:r>
      <w:r>
        <w:rPr>
          <w:rFonts w:ascii="Arial" w:hAnsi="Arial" w:cs="Arial"/>
          <w:sz w:val="22"/>
          <w:szCs w:val="22"/>
        </w:rPr>
        <w:t xml:space="preserve">. </w:t>
      </w:r>
      <w:del w:id="12" w:author="Dominic LaRoche" w:date="2015-12-02T11:06:00Z">
        <w:r w:rsidR="002426D7" w:rsidDel="00113122">
          <w:rPr>
            <w:rFonts w:ascii="Arial" w:hAnsi="Arial" w:cs="Arial"/>
            <w:sz w:val="22"/>
            <w:szCs w:val="22"/>
          </w:rPr>
          <w:delText>I</w:delText>
        </w:r>
        <w:r w:rsidDel="00113122">
          <w:rPr>
            <w:rFonts w:ascii="Arial" w:hAnsi="Arial" w:cs="Arial"/>
            <w:sz w:val="22"/>
            <w:szCs w:val="22"/>
          </w:rPr>
          <w:delText>n this regard, o</w:delText>
        </w:r>
      </w:del>
      <w:ins w:id="13" w:author="Dominic LaRoche" w:date="2015-12-02T11:06:00Z">
        <w:r w:rsidR="00113122">
          <w:rPr>
            <w:rFonts w:ascii="Arial" w:hAnsi="Arial" w:cs="Arial"/>
            <w:sz w:val="22"/>
            <w:szCs w:val="22"/>
          </w:rPr>
          <w:t>O</w:t>
        </w:r>
      </w:ins>
      <w:r>
        <w:rPr>
          <w:rFonts w:ascii="Arial" w:hAnsi="Arial" w:cs="Arial"/>
          <w:sz w:val="22"/>
          <w:szCs w:val="22"/>
        </w:rPr>
        <w:t xml:space="preserve">ur </w:t>
      </w:r>
      <w:commentRangeStart w:id="14"/>
      <w:r w:rsidRPr="006F1FD7">
        <w:rPr>
          <w:rFonts w:ascii="Arial" w:hAnsi="Arial" w:cs="Arial"/>
          <w:noProof/>
          <w:sz w:val="22"/>
          <w:szCs w:val="22"/>
        </w:rPr>
        <w:t>longstanding</w:t>
      </w:r>
      <w:r>
        <w:rPr>
          <w:rFonts w:ascii="Arial" w:hAnsi="Arial" w:cs="Arial"/>
          <w:sz w:val="22"/>
          <w:szCs w:val="22"/>
        </w:rPr>
        <w:t xml:space="preserve"> goal </w:t>
      </w:r>
      <w:commentRangeEnd w:id="14"/>
      <w:r w:rsidR="00113122">
        <w:rPr>
          <w:rStyle w:val="CommentReference"/>
        </w:rPr>
        <w:commentReference w:id="14"/>
      </w:r>
      <w:r>
        <w:rPr>
          <w:rFonts w:ascii="Arial" w:hAnsi="Arial" w:cs="Arial"/>
          <w:sz w:val="22"/>
          <w:szCs w:val="22"/>
        </w:rPr>
        <w:t xml:space="preserve">is to identify the driving </w:t>
      </w:r>
      <w:r w:rsidRPr="006F1FD7">
        <w:rPr>
          <w:rFonts w:ascii="Arial" w:hAnsi="Arial" w:cs="Arial"/>
          <w:noProof/>
          <w:sz w:val="22"/>
          <w:szCs w:val="22"/>
        </w:rPr>
        <w:t>cooperative</w:t>
      </w:r>
      <w:r>
        <w:rPr>
          <w:rFonts w:ascii="Arial" w:hAnsi="Arial" w:cs="Arial"/>
          <w:sz w:val="22"/>
          <w:szCs w:val="22"/>
        </w:rPr>
        <w:t xml:space="preserve"> mechanisms of SNPs for the general scope of complex diseases and their comorbidities through integrative analyses of </w:t>
      </w:r>
      <w:commentRangeStart w:id="15"/>
      <w:r w:rsidRPr="006F1FD7">
        <w:rPr>
          <w:rFonts w:ascii="Arial" w:hAnsi="Arial" w:cs="Arial"/>
          <w:noProof/>
          <w:sz w:val="22"/>
          <w:szCs w:val="22"/>
        </w:rPr>
        <w:t>big</w:t>
      </w:r>
      <w:commentRangeEnd w:id="15"/>
      <w:r w:rsidR="00113122">
        <w:rPr>
          <w:rStyle w:val="CommentReference"/>
        </w:rPr>
        <w:commentReference w:id="15"/>
      </w:r>
      <w:r>
        <w:rPr>
          <w:rFonts w:ascii="Arial" w:hAnsi="Arial" w:cs="Arial"/>
          <w:sz w:val="22"/>
          <w:szCs w:val="22"/>
        </w:rPr>
        <w:t xml:space="preserve"> omics data. </w:t>
      </w:r>
      <w:r>
        <w:rPr>
          <w:rFonts w:ascii="Arial" w:hAnsi="Arial" w:cs="Arial"/>
          <w:b/>
          <w:noProof/>
          <w:sz w:val="22"/>
          <w:szCs w:val="22"/>
        </w:rPr>
        <w:t>W</w:t>
      </w:r>
      <w:r w:rsidRPr="00E63DCD">
        <w:rPr>
          <w:rFonts w:ascii="Arial" w:hAnsi="Arial" w:cs="Arial"/>
          <w:b/>
          <w:noProof/>
          <w:sz w:val="22"/>
          <w:szCs w:val="22"/>
        </w:rPr>
        <w:t>e hypothesize</w:t>
      </w:r>
      <w:r w:rsidR="002426D7">
        <w:rPr>
          <w:rFonts w:ascii="Arial" w:hAnsi="Arial" w:cs="Arial"/>
          <w:b/>
          <w:noProof/>
          <w:sz w:val="22"/>
          <w:szCs w:val="22"/>
        </w:rPr>
        <w:t xml:space="preserve"> that</w:t>
      </w:r>
      <w:r w:rsidRPr="00E63DCD">
        <w:rPr>
          <w:rFonts w:ascii="Arial" w:hAnsi="Arial" w:cs="Arial"/>
          <w:b/>
          <w:noProof/>
          <w:sz w:val="22"/>
          <w:szCs w:val="22"/>
        </w:rPr>
        <w:t xml:space="preserve"> multiple factor analysis of ENCODE data can unveil the</w:t>
      </w:r>
      <w:r>
        <w:rPr>
          <w:rFonts w:ascii="Arial" w:hAnsi="Arial" w:cs="Arial"/>
          <w:b/>
          <w:noProof/>
          <w:sz w:val="22"/>
          <w:szCs w:val="22"/>
        </w:rPr>
        <w:t xml:space="preserve"> cooperative and epistatic relationship of</w:t>
      </w:r>
      <w:r w:rsidRPr="00E63DCD">
        <w:rPr>
          <w:rFonts w:ascii="Arial" w:hAnsi="Arial" w:cs="Arial"/>
          <w:b/>
          <w:noProof/>
          <w:sz w:val="22"/>
          <w:szCs w:val="22"/>
        </w:rPr>
        <w:t xml:space="preserve"> SNPs </w:t>
      </w:r>
      <w:r>
        <w:rPr>
          <w:rFonts w:ascii="Arial" w:hAnsi="Arial" w:cs="Arial"/>
          <w:b/>
          <w:noProof/>
          <w:sz w:val="22"/>
          <w:szCs w:val="22"/>
        </w:rPr>
        <w:t>associated with</w:t>
      </w:r>
      <w:r w:rsidRPr="00E63DCD">
        <w:rPr>
          <w:rFonts w:ascii="Arial" w:hAnsi="Arial" w:cs="Arial"/>
          <w:b/>
          <w:noProof/>
          <w:sz w:val="22"/>
          <w:szCs w:val="22"/>
        </w:rPr>
        <w:t xml:space="preserve"> the same or comorbid complex diseases.</w:t>
      </w:r>
      <w:r>
        <w:rPr>
          <w:rFonts w:ascii="Arial" w:hAnsi="Arial" w:cs="Arial"/>
          <w:b/>
          <w:sz w:val="22"/>
          <w:szCs w:val="22"/>
        </w:rPr>
        <w:t xml:space="preserve"> </w:t>
      </w:r>
      <w:r>
        <w:rPr>
          <w:rFonts w:ascii="Arial" w:hAnsi="Arial" w:cs="Arial"/>
          <w:sz w:val="22"/>
          <w:szCs w:val="22"/>
        </w:rPr>
        <w:t xml:space="preserve">Examples of these hidden factors commonly underlying ENCODE data include </w:t>
      </w:r>
      <w:r w:rsidRPr="006F1FD7">
        <w:rPr>
          <w:rFonts w:ascii="Arial" w:hAnsi="Arial" w:cs="Arial"/>
          <w:noProof/>
          <w:sz w:val="22"/>
          <w:szCs w:val="22"/>
        </w:rPr>
        <w:t>key</w:t>
      </w:r>
      <w:r>
        <w:rPr>
          <w:rFonts w:ascii="Arial" w:hAnsi="Arial" w:cs="Arial"/>
          <w:sz w:val="22"/>
          <w:szCs w:val="22"/>
        </w:rPr>
        <w:t xml:space="preserve"> transcription factors (TF) that </w:t>
      </w:r>
      <w:r w:rsidRPr="004A5A3E">
        <w:rPr>
          <w:rFonts w:ascii="Arial" w:hAnsi="Arial" w:cs="Arial"/>
          <w:sz w:val="22"/>
          <w:szCs w:val="22"/>
          <w:highlight w:val="yellow"/>
        </w:rPr>
        <w:t>modulate the chromatin accessibility</w:t>
      </w:r>
      <w:r>
        <w:rPr>
          <w:rFonts w:ascii="Arial" w:hAnsi="Arial" w:cs="Arial"/>
          <w:sz w:val="22"/>
          <w:szCs w:val="22"/>
        </w:rPr>
        <w:t xml:space="preserve"> and modification, and gene activation and expression of a cell. Our specific aims are:</w:t>
      </w:r>
    </w:p>
    <w:p w14:paraId="74955CC2" w14:textId="49D3F7AA" w:rsidR="00C41EB7" w:rsidRDefault="00C41EB7" w:rsidP="00C41EB7">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mechanisms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2C6BA3">
        <w:rPr>
          <w:rFonts w:ascii="Arial" w:hAnsi="Arial" w:cs="Arial"/>
          <w:i/>
          <w:sz w:val="22"/>
          <w:szCs w:val="22"/>
        </w:rPr>
        <w:t>.</w:t>
      </w:r>
      <w:r w:rsidRPr="007656FF">
        <w:rPr>
          <w:rFonts w:ascii="Arial" w:hAnsi="Arial" w:cs="Arial"/>
          <w:sz w:val="22"/>
          <w:szCs w:val="22"/>
        </w:rPr>
        <w:t xml:space="preserve"> </w:t>
      </w:r>
      <w:r>
        <w:rPr>
          <w:rFonts w:ascii="Arial" w:hAnsi="Arial" w:cs="Arial"/>
          <w:sz w:val="22"/>
          <w:szCs w:val="22"/>
        </w:rPr>
        <w:t xml:space="preserve">Identifying multiple </w:t>
      </w:r>
      <w:r w:rsidRPr="006F1FD7">
        <w:rPr>
          <w:rFonts w:ascii="Arial" w:hAnsi="Arial" w:cs="Arial"/>
          <w:noProof/>
          <w:sz w:val="22"/>
          <w:szCs w:val="22"/>
        </w:rPr>
        <w:t>cooperative</w:t>
      </w:r>
      <w:r>
        <w:rPr>
          <w:rFonts w:ascii="Arial" w:hAnsi="Arial" w:cs="Arial"/>
          <w:sz w:val="22"/>
          <w:szCs w:val="22"/>
        </w:rPr>
        <w:t xml:space="preserve"> SNPs allows for more accurate diagnosis biomarkers. </w:t>
      </w:r>
      <w:r w:rsidRPr="008D7E86">
        <w:rPr>
          <w:rFonts w:ascii="Arial" w:hAnsi="Arial" w:cs="Arial"/>
          <w:b/>
          <w:sz w:val="22"/>
          <w:szCs w:val="22"/>
          <w:rPrChange w:id="16" w:author="Dominic LaRoche" w:date="2015-12-02T11:22:00Z">
            <w:rPr>
              <w:rFonts w:ascii="Arial" w:hAnsi="Arial" w:cs="Arial"/>
              <w:sz w:val="22"/>
              <w:szCs w:val="22"/>
            </w:rPr>
          </w:rPrChange>
        </w:rPr>
        <w:t xml:space="preserve">We hypothesize that </w:t>
      </w:r>
      <w:r w:rsidRPr="008D7E86">
        <w:rPr>
          <w:rFonts w:ascii="Arial" w:hAnsi="Arial" w:cs="Arial"/>
          <w:b/>
          <w:noProof/>
          <w:sz w:val="22"/>
          <w:szCs w:val="22"/>
          <w:rPrChange w:id="17" w:author="Dominic LaRoche" w:date="2015-12-02T11:22:00Z">
            <w:rPr>
              <w:rFonts w:ascii="Arial" w:hAnsi="Arial" w:cs="Arial"/>
              <w:noProof/>
              <w:sz w:val="22"/>
              <w:szCs w:val="22"/>
            </w:rPr>
          </w:rPrChange>
        </w:rPr>
        <w:t>cooperative</w:t>
      </w:r>
      <w:r w:rsidRPr="008D7E86">
        <w:rPr>
          <w:rFonts w:ascii="Arial" w:hAnsi="Arial" w:cs="Arial"/>
          <w:b/>
          <w:sz w:val="22"/>
          <w:szCs w:val="22"/>
          <w:rPrChange w:id="18" w:author="Dominic LaRoche" w:date="2015-12-02T11:22:00Z">
            <w:rPr>
              <w:rFonts w:ascii="Arial" w:hAnsi="Arial" w:cs="Arial"/>
              <w:sz w:val="22"/>
              <w:szCs w:val="22"/>
            </w:rPr>
          </w:rPrChange>
        </w:rPr>
        <w:t xml:space="preserve"> SNPs of the same complex disease are similar to each other </w:t>
      </w:r>
      <w:r w:rsidR="001E2019" w:rsidRPr="008D7E86">
        <w:rPr>
          <w:rFonts w:ascii="Arial" w:hAnsi="Arial" w:cs="Arial"/>
          <w:b/>
          <w:sz w:val="22"/>
          <w:szCs w:val="22"/>
          <w:rPrChange w:id="19" w:author="Dominic LaRoche" w:date="2015-12-02T11:22:00Z">
            <w:rPr>
              <w:rFonts w:ascii="Arial" w:hAnsi="Arial" w:cs="Arial"/>
              <w:sz w:val="22"/>
              <w:szCs w:val="22"/>
            </w:rPr>
          </w:rPrChange>
        </w:rPr>
        <w:t>i</w:t>
      </w:r>
      <w:r w:rsidRPr="008D7E86">
        <w:rPr>
          <w:rFonts w:ascii="Arial" w:hAnsi="Arial" w:cs="Arial"/>
          <w:b/>
          <w:sz w:val="22"/>
          <w:szCs w:val="22"/>
          <w:rPrChange w:id="20" w:author="Dominic LaRoche" w:date="2015-12-02T11:22:00Z">
            <w:rPr>
              <w:rFonts w:ascii="Arial" w:hAnsi="Arial" w:cs="Arial"/>
              <w:sz w:val="22"/>
              <w:szCs w:val="22"/>
            </w:rPr>
          </w:rPrChange>
        </w:rPr>
        <w:t>n</w:t>
      </w:r>
      <w:r w:rsidR="001E2019" w:rsidRPr="008D7E86">
        <w:rPr>
          <w:rFonts w:ascii="Arial" w:hAnsi="Arial" w:cs="Arial"/>
          <w:b/>
          <w:noProof/>
          <w:sz w:val="22"/>
          <w:szCs w:val="22"/>
          <w:rPrChange w:id="21" w:author="Dominic LaRoche" w:date="2015-12-02T11:22:00Z">
            <w:rPr>
              <w:rFonts w:ascii="Arial" w:hAnsi="Arial" w:cs="Arial"/>
              <w:noProof/>
              <w:sz w:val="22"/>
              <w:szCs w:val="22"/>
            </w:rPr>
          </w:rPrChange>
        </w:rPr>
        <w:t xml:space="preserve"> some</w:t>
      </w:r>
      <w:r w:rsidRPr="008D7E86">
        <w:rPr>
          <w:rFonts w:ascii="Arial" w:hAnsi="Arial" w:cs="Arial"/>
          <w:b/>
          <w:sz w:val="22"/>
          <w:szCs w:val="22"/>
          <w:rPrChange w:id="22" w:author="Dominic LaRoche" w:date="2015-12-02T11:22:00Z">
            <w:rPr>
              <w:rFonts w:ascii="Arial" w:hAnsi="Arial" w:cs="Arial"/>
              <w:sz w:val="22"/>
              <w:szCs w:val="22"/>
            </w:rPr>
          </w:rPrChange>
        </w:rPr>
        <w:t xml:space="preserve"> hidden, unrelated factors that determine the results of the multiple omics assays in ENCODE</w:t>
      </w:r>
      <w:r>
        <w:rPr>
          <w:rFonts w:ascii="Arial" w:hAnsi="Arial" w:cs="Arial"/>
          <w:sz w:val="22"/>
          <w:szCs w:val="22"/>
        </w:rPr>
        <w:t xml:space="preserve">. We will integrate </w:t>
      </w:r>
      <w:r w:rsidRPr="006F1FD7">
        <w:rPr>
          <w:rFonts w:ascii="Arial" w:hAnsi="Arial" w:cs="Arial"/>
          <w:noProof/>
          <w:sz w:val="22"/>
          <w:szCs w:val="22"/>
        </w:rPr>
        <w:t>major</w:t>
      </w:r>
      <w:r>
        <w:rPr>
          <w:rFonts w:ascii="Arial" w:hAnsi="Arial" w:cs="Arial"/>
          <w:sz w:val="22"/>
          <w:szCs w:val="22"/>
        </w:rPr>
        <w:t xml:space="preserve"> types of omics data in ENCODE by multiple factor analysis (MFA) to identify </w:t>
      </w:r>
      <w:r w:rsidRPr="006F1FD7">
        <w:rPr>
          <w:rFonts w:ascii="Arial" w:hAnsi="Arial" w:cs="Arial"/>
          <w:noProof/>
          <w:sz w:val="22"/>
          <w:szCs w:val="22"/>
        </w:rPr>
        <w:t>cooperative</w:t>
      </w:r>
      <w:r>
        <w:rPr>
          <w:rFonts w:ascii="Arial" w:hAnsi="Arial" w:cs="Arial"/>
          <w:sz w:val="22"/>
          <w:szCs w:val="22"/>
        </w:rPr>
        <w:t xml:space="preserve"> SNPs, such as chromatin modification and TF binding, for about </w:t>
      </w:r>
      <w:r w:rsidR="001E2019">
        <w:rPr>
          <w:rFonts w:ascii="Arial" w:hAnsi="Arial" w:cs="Arial"/>
          <w:sz w:val="22"/>
          <w:szCs w:val="22"/>
        </w:rPr>
        <w:t>3</w:t>
      </w:r>
      <w:r>
        <w:rPr>
          <w:rFonts w:ascii="Arial" w:hAnsi="Arial" w:cs="Arial"/>
          <w:sz w:val="22"/>
          <w:szCs w:val="22"/>
        </w:rPr>
        <w:t xml:space="preserve">00 diseases in NHGRI GWAS catalog. We plan to validate the top 10 SNP pairs in </w:t>
      </w:r>
      <w:r w:rsidRPr="00526C0A">
        <w:rPr>
          <w:rFonts w:ascii="Arial" w:hAnsi="Arial" w:cs="Arial"/>
          <w:sz w:val="22"/>
          <w:szCs w:val="22"/>
        </w:rPr>
        <w:t>Electronic Medical Records and Genomics</w:t>
      </w:r>
      <w:r w:rsidRPr="0074379B">
        <w:rPr>
          <w:rFonts w:ascii="Arial" w:hAnsi="Arial" w:cs="Arial"/>
          <w:b/>
          <w:sz w:val="22"/>
          <w:szCs w:val="22"/>
        </w:rPr>
        <w:t xml:space="preserve"> </w:t>
      </w:r>
      <w:r>
        <w:rPr>
          <w:rFonts w:ascii="Arial" w:hAnsi="Arial" w:cs="Arial"/>
          <w:b/>
          <w:sz w:val="22"/>
          <w:szCs w:val="22"/>
        </w:rPr>
        <w:t>(</w:t>
      </w:r>
      <w:r>
        <w:rPr>
          <w:rFonts w:ascii="Arial" w:hAnsi="Arial" w:cs="Arial"/>
          <w:sz w:val="22"/>
          <w:szCs w:val="22"/>
        </w:rPr>
        <w:t>EMERGE) dataset. The dataset comprises both genotypic and phenotypic data for thousands of patients thus allowing for patient level validation of epistatic disease biomarkers.</w:t>
      </w:r>
    </w:p>
    <w:p w14:paraId="21146668" w14:textId="5B504FC1" w:rsidR="00C41EB7" w:rsidRDefault="00C41EB7" w:rsidP="00C41EB7">
      <w:pPr>
        <w:spacing w:before="120"/>
        <w:rPr>
          <w:rFonts w:ascii="Arial" w:hAnsi="Arial" w:cs="Arial"/>
          <w:sz w:val="22"/>
          <w:szCs w:val="22"/>
        </w:rPr>
      </w:pPr>
      <w:r w:rsidRPr="00476BD3">
        <w:rPr>
          <w:rFonts w:ascii="Arial" w:hAnsi="Arial" w:cs="Arial"/>
          <w:b/>
          <w:sz w:val="22"/>
          <w:szCs w:val="22"/>
        </w:rPr>
        <w:t>Aim 2</w:t>
      </w:r>
      <w:r>
        <w:rPr>
          <w:rFonts w:ascii="Arial" w:hAnsi="Arial" w:cs="Arial"/>
          <w:b/>
          <w:sz w:val="22"/>
          <w:szCs w:val="22"/>
        </w:rPr>
        <w:t>: Integrate ENCODE data to determine the genetic basis for pairs of comorbid</w:t>
      </w:r>
      <w:r w:rsidRPr="00476BD3">
        <w:rPr>
          <w:rFonts w:ascii="Arial" w:hAnsi="Arial" w:cs="Arial"/>
          <w:b/>
          <w:sz w:val="22"/>
          <w:szCs w:val="22"/>
        </w:rPr>
        <w:t xml:space="preserve"> complex disease</w:t>
      </w:r>
      <w:r>
        <w:rPr>
          <w:rFonts w:ascii="Arial" w:hAnsi="Arial" w:cs="Arial"/>
          <w:b/>
          <w:sz w:val="22"/>
          <w:szCs w:val="22"/>
        </w:rPr>
        <w:t>s</w:t>
      </w:r>
      <w:r>
        <w:rPr>
          <w:rFonts w:ascii="Arial" w:hAnsi="Arial" w:cs="Arial"/>
          <w:sz w:val="22"/>
          <w:szCs w:val="22"/>
        </w:rPr>
        <w:t>.</w:t>
      </w:r>
      <w:r w:rsidRPr="00EA12D3">
        <w:rPr>
          <w:rFonts w:ascii="Arial" w:hAnsi="Arial" w:cs="Arial"/>
          <w:sz w:val="22"/>
          <w:szCs w:val="22"/>
        </w:rPr>
        <w:t xml:space="preserve"> </w:t>
      </w:r>
      <w:r>
        <w:rPr>
          <w:rFonts w:ascii="Arial" w:hAnsi="Arial" w:cs="Arial"/>
          <w:sz w:val="22"/>
          <w:szCs w:val="22"/>
        </w:rPr>
        <w:t xml:space="preserve"> Complex diseases, such as obesity and diabetes, are often comorbid in patients. Comorbidity increases the risk of mortality and </w:t>
      </w:r>
      <w:r w:rsidRPr="002C6BA3">
        <w:rPr>
          <w:rFonts w:ascii="Arial" w:hAnsi="Arial" w:cs="Arial"/>
          <w:noProof/>
          <w:sz w:val="22"/>
          <w:szCs w:val="22"/>
        </w:rPr>
        <w:t>rehospitalization</w:t>
      </w:r>
      <w:r>
        <w:rPr>
          <w:rFonts w:ascii="Arial" w:hAnsi="Arial" w:cs="Arial"/>
          <w:sz w:val="22"/>
          <w:szCs w:val="22"/>
        </w:rPr>
        <w:t>, which complicates the treatment and burdens patients. F</w:t>
      </w:r>
      <w:r w:rsidRPr="00E57D40">
        <w:rPr>
          <w:rFonts w:ascii="Arial" w:hAnsi="Arial" w:cs="Arial"/>
          <w:sz w:val="22"/>
          <w:szCs w:val="22"/>
        </w:rPr>
        <w:t>rom our published work and preliminary results</w:t>
      </w:r>
      <w:r>
        <w:rPr>
          <w:rFonts w:ascii="Arial" w:hAnsi="Arial" w:cs="Arial"/>
          <w:sz w:val="22"/>
          <w:szCs w:val="22"/>
        </w:rPr>
        <w:t>, w</w:t>
      </w:r>
      <w:r w:rsidRPr="00E57D40">
        <w:rPr>
          <w:rFonts w:ascii="Arial" w:hAnsi="Arial" w:cs="Arial"/>
          <w:sz w:val="22"/>
          <w:szCs w:val="22"/>
        </w:rPr>
        <w:t>e have show</w:t>
      </w:r>
      <w:r w:rsidR="006E72B5">
        <w:rPr>
          <w:rFonts w:ascii="Arial" w:hAnsi="Arial" w:cs="Arial"/>
          <w:sz w:val="22"/>
          <w:szCs w:val="22"/>
        </w:rPr>
        <w:t>n</w:t>
      </w:r>
      <w:r w:rsidRPr="00E57D40">
        <w:rPr>
          <w:rFonts w:ascii="Arial" w:hAnsi="Arial" w:cs="Arial"/>
          <w:sz w:val="22"/>
          <w:szCs w:val="22"/>
        </w:rPr>
        <w:t xml:space="preserve"> </w:t>
      </w:r>
      <w:r>
        <w:rPr>
          <w:rFonts w:ascii="Arial" w:hAnsi="Arial" w:cs="Arial"/>
          <w:sz w:val="22"/>
          <w:szCs w:val="22"/>
        </w:rPr>
        <w:t>that</w:t>
      </w:r>
      <w:r w:rsidRPr="00E57D40">
        <w:rPr>
          <w:rFonts w:ascii="Arial" w:hAnsi="Arial" w:cs="Arial"/>
          <w:sz w:val="22"/>
          <w:szCs w:val="22"/>
        </w:rPr>
        <w:t xml:space="preserve"> comorbid complex diseases are more likely to associate with disease genes of similar functions.</w:t>
      </w:r>
      <w:r>
        <w:rPr>
          <w:rFonts w:ascii="Arial" w:hAnsi="Arial" w:cs="Arial"/>
          <w:sz w:val="22"/>
          <w:szCs w:val="22"/>
        </w:rPr>
        <w:t xml:space="preserve"> However, only SNPs within coding genes have been studied for their effects to comorbidity, while we know little about the roles of intergenic SNPs in disease comorbidity. </w:t>
      </w:r>
      <w:r>
        <w:rPr>
          <w:rFonts w:ascii="Arial" w:hAnsi="Arial" w:cs="Arial"/>
          <w:noProof/>
          <w:sz w:val="22"/>
          <w:szCs w:val="22"/>
        </w:rPr>
        <w:t>Also</w:t>
      </w:r>
      <w:r>
        <w:rPr>
          <w:rFonts w:ascii="Arial" w:hAnsi="Arial" w:cs="Arial"/>
          <w:sz w:val="22"/>
          <w:szCs w:val="22"/>
        </w:rPr>
        <w:t xml:space="preserve">, our knowledge about genetic drivers of comorbidity is limited </w:t>
      </w:r>
      <w:r w:rsidR="00736FD8">
        <w:rPr>
          <w:rFonts w:ascii="Arial" w:hAnsi="Arial" w:cs="Arial"/>
          <w:sz w:val="22"/>
          <w:szCs w:val="22"/>
        </w:rPr>
        <w:t>to</w:t>
      </w:r>
      <w:r>
        <w:rPr>
          <w:rFonts w:ascii="Arial" w:hAnsi="Arial" w:cs="Arial"/>
          <w:sz w:val="22"/>
          <w:szCs w:val="22"/>
        </w:rPr>
        <w:t xml:space="preserve"> DNA regions rather than specific causal SNPs. Here, we </w:t>
      </w:r>
      <w:del w:id="23" w:author="Dominic LaRoche" w:date="2015-12-02T11:21:00Z">
        <w:r w:rsidDel="008D7E86">
          <w:rPr>
            <w:rFonts w:ascii="Arial" w:hAnsi="Arial" w:cs="Arial"/>
            <w:sz w:val="22"/>
            <w:szCs w:val="22"/>
          </w:rPr>
          <w:delText xml:space="preserve">also </w:delText>
        </w:r>
      </w:del>
      <w:r>
        <w:rPr>
          <w:rFonts w:ascii="Arial" w:hAnsi="Arial" w:cs="Arial"/>
          <w:sz w:val="22"/>
          <w:szCs w:val="22"/>
        </w:rPr>
        <w:t xml:space="preserve">intend to understand the role of intergenic SNPs to comorbidity. </w:t>
      </w:r>
      <w:r w:rsidRPr="008D7E86">
        <w:rPr>
          <w:rFonts w:ascii="Arial" w:hAnsi="Arial" w:cs="Arial"/>
          <w:b/>
          <w:sz w:val="22"/>
          <w:szCs w:val="22"/>
          <w:rPrChange w:id="24" w:author="Dominic LaRoche" w:date="2015-12-02T11:22:00Z">
            <w:rPr>
              <w:rFonts w:ascii="Arial" w:hAnsi="Arial" w:cs="Arial"/>
              <w:sz w:val="22"/>
              <w:szCs w:val="22"/>
            </w:rPr>
          </w:rPrChange>
        </w:rPr>
        <w:t xml:space="preserve">We hypothesize that common genetic mechanisms underlie many comorbid complex diseases, including common SNPs and genes, and commonly perturbed mechanisms by </w:t>
      </w:r>
      <w:r w:rsidRPr="008D7E86">
        <w:rPr>
          <w:rFonts w:ascii="Arial" w:hAnsi="Arial" w:cs="Arial"/>
          <w:b/>
          <w:noProof/>
          <w:sz w:val="22"/>
          <w:szCs w:val="22"/>
          <w:rPrChange w:id="25" w:author="Dominic LaRoche" w:date="2015-12-02T11:22:00Z">
            <w:rPr>
              <w:rFonts w:ascii="Arial" w:hAnsi="Arial" w:cs="Arial"/>
              <w:noProof/>
              <w:sz w:val="22"/>
              <w:szCs w:val="22"/>
            </w:rPr>
          </w:rPrChange>
        </w:rPr>
        <w:t>cooperative</w:t>
      </w:r>
      <w:r w:rsidRPr="008D7E86">
        <w:rPr>
          <w:rFonts w:ascii="Arial" w:hAnsi="Arial" w:cs="Arial"/>
          <w:b/>
          <w:sz w:val="22"/>
          <w:szCs w:val="22"/>
          <w:rPrChange w:id="26" w:author="Dominic LaRoche" w:date="2015-12-02T11:22:00Z">
            <w:rPr>
              <w:rFonts w:ascii="Arial" w:hAnsi="Arial" w:cs="Arial"/>
              <w:sz w:val="22"/>
              <w:szCs w:val="22"/>
            </w:rPr>
          </w:rPrChange>
        </w:rPr>
        <w:t xml:space="preserve"> SNPs</w:t>
      </w:r>
      <w:r>
        <w:rPr>
          <w:rFonts w:ascii="Arial" w:hAnsi="Arial" w:cs="Arial"/>
          <w:sz w:val="22"/>
          <w:szCs w:val="22"/>
        </w:rPr>
        <w:t xml:space="preserve">. We will integrate ENCODE data to quantify the pairwise functional similarity among 600 complex diseases. Then, we will examine the concordance between the disease similarity and the comorbidity in two independent electronic medical record datasets </w:t>
      </w:r>
      <w:del w:id="27" w:author="Dominic LaRoche" w:date="2015-12-02T11:21:00Z">
        <w:r w:rsidDel="008D7E86">
          <w:rPr>
            <w:rFonts w:ascii="Arial" w:hAnsi="Arial" w:cs="Arial"/>
            <w:sz w:val="22"/>
            <w:szCs w:val="22"/>
          </w:rPr>
          <w:delText>we can access</w:delText>
        </w:r>
      </w:del>
      <w:ins w:id="28" w:author="Dominic LaRoche" w:date="2015-12-02T11:21:00Z">
        <w:r w:rsidR="008D7E86">
          <w:rPr>
            <w:rFonts w:ascii="Arial" w:hAnsi="Arial" w:cs="Arial"/>
            <w:sz w:val="22"/>
            <w:szCs w:val="22"/>
          </w:rPr>
          <w:t>for which we have already obtained access</w:t>
        </w:r>
      </w:ins>
      <w:r>
        <w:rPr>
          <w:rFonts w:ascii="Arial" w:hAnsi="Arial" w:cs="Arial"/>
          <w:sz w:val="22"/>
          <w:szCs w:val="22"/>
        </w:rPr>
        <w:t xml:space="preserve">. Again, using EMERGE dataset, we will assess the effect sizes of disease comorbidities for </w:t>
      </w:r>
      <w:ins w:id="29" w:author="Dominic LaRoche" w:date="2015-12-02T11:23:00Z">
        <w:r w:rsidR="00B74781">
          <w:rPr>
            <w:rFonts w:ascii="Arial" w:hAnsi="Arial" w:cs="Arial"/>
            <w:sz w:val="22"/>
            <w:szCs w:val="22"/>
          </w:rPr>
          <w:t xml:space="preserve">the </w:t>
        </w:r>
      </w:ins>
      <w:r>
        <w:rPr>
          <w:rFonts w:ascii="Arial" w:hAnsi="Arial" w:cs="Arial"/>
          <w:sz w:val="22"/>
          <w:szCs w:val="22"/>
        </w:rPr>
        <w:t xml:space="preserve">top </w:t>
      </w:r>
      <w:commentRangeStart w:id="30"/>
      <w:del w:id="31" w:author="Dominic LaRoche" w:date="2015-12-02T11:23:00Z">
        <w:r w:rsidDel="00B74781">
          <w:rPr>
            <w:rFonts w:ascii="Arial" w:hAnsi="Arial" w:cs="Arial"/>
            <w:sz w:val="22"/>
            <w:szCs w:val="22"/>
          </w:rPr>
          <w:delText>ten</w:delText>
        </w:r>
      </w:del>
      <w:commentRangeEnd w:id="30"/>
      <w:r w:rsidR="00B74781">
        <w:rPr>
          <w:rStyle w:val="CommentReference"/>
        </w:rPr>
        <w:commentReference w:id="30"/>
      </w:r>
      <w:del w:id="32" w:author="Dominic LaRoche" w:date="2015-12-02T11:25:00Z">
        <w:r w:rsidDel="00B74781">
          <w:rPr>
            <w:rFonts w:ascii="Arial" w:hAnsi="Arial" w:cs="Arial"/>
            <w:sz w:val="22"/>
            <w:szCs w:val="22"/>
          </w:rPr>
          <w:delText xml:space="preserve"> </w:delText>
        </w:r>
      </w:del>
      <w:r>
        <w:rPr>
          <w:rFonts w:ascii="Arial" w:hAnsi="Arial" w:cs="Arial"/>
          <w:sz w:val="22"/>
          <w:szCs w:val="22"/>
        </w:rPr>
        <w:t xml:space="preserve">shared or </w:t>
      </w:r>
      <w:r w:rsidRPr="006F1FD7">
        <w:rPr>
          <w:rFonts w:ascii="Arial" w:hAnsi="Arial" w:cs="Arial"/>
          <w:noProof/>
          <w:sz w:val="22"/>
          <w:szCs w:val="22"/>
        </w:rPr>
        <w:t>cooperative</w:t>
      </w:r>
      <w:r>
        <w:rPr>
          <w:rFonts w:ascii="Arial" w:hAnsi="Arial" w:cs="Arial"/>
          <w:sz w:val="22"/>
          <w:szCs w:val="22"/>
        </w:rPr>
        <w:t xml:space="preserve"> SNPs. Validated SNPs of disease comorbidities are tentative biomarkers to predict future comorbid diseases based on existing patient </w:t>
      </w:r>
      <w:commentRangeStart w:id="33"/>
      <w:r>
        <w:rPr>
          <w:rFonts w:ascii="Arial" w:hAnsi="Arial" w:cs="Arial"/>
          <w:sz w:val="22"/>
          <w:szCs w:val="22"/>
        </w:rPr>
        <w:t>conditions</w:t>
      </w:r>
      <w:commentRangeEnd w:id="33"/>
      <w:r w:rsidR="00B74781">
        <w:rPr>
          <w:rStyle w:val="CommentReference"/>
        </w:rPr>
        <w:commentReference w:id="33"/>
      </w:r>
      <w:r>
        <w:rPr>
          <w:rFonts w:ascii="Arial" w:hAnsi="Arial" w:cs="Arial"/>
          <w:sz w:val="22"/>
          <w:szCs w:val="22"/>
        </w:rPr>
        <w:t xml:space="preserve">. </w:t>
      </w:r>
    </w:p>
    <w:p w14:paraId="26A954DC" w14:textId="77777777" w:rsidR="00C41EB7" w:rsidRDefault="00C41EB7" w:rsidP="00C41EB7">
      <w:pPr>
        <w:spacing w:before="120"/>
        <w:rPr>
          <w:rFonts w:ascii="Arial" w:hAnsi="Arial" w:cs="Arial"/>
          <w:sz w:val="22"/>
          <w:szCs w:val="22"/>
        </w:rPr>
      </w:pPr>
      <w:r>
        <w:rPr>
          <w:rFonts w:ascii="Arial" w:hAnsi="Arial" w:cs="Arial"/>
          <w:sz w:val="22"/>
          <w:szCs w:val="22"/>
        </w:rPr>
        <w:lastRenderedPageBreak/>
        <w:t xml:space="preserve">Successful completion of this grant will enhance our understanding to the causal mechanisms of complex diseases (Aim 1) and their comorbidities (Aim 2). More importantly, this work will generate new mechanistic biomarkers for disease diagnoses and disease progression.  </w:t>
      </w:r>
    </w:p>
    <w:p w14:paraId="13F2A18D" w14:textId="45E8CDBE" w:rsidR="006F1FD7" w:rsidRDefault="006F1FD7" w:rsidP="006F1FD7">
      <w:pPr>
        <w:keepNext/>
        <w:rPr>
          <w:rFonts w:ascii="Arial" w:hAnsi="Arial"/>
          <w:b/>
          <w:sz w:val="22"/>
          <w:szCs w:val="22"/>
        </w:rPr>
      </w:pPr>
      <w:r>
        <w:rPr>
          <w:rFonts w:ascii="Arial" w:hAnsi="Arial"/>
          <w:b/>
          <w:sz w:val="22"/>
          <w:szCs w:val="22"/>
        </w:rPr>
        <w:t>Strategy</w:t>
      </w:r>
    </w:p>
    <w:p w14:paraId="39C8ADBF" w14:textId="0A79157D" w:rsidR="00E144D4" w:rsidRDefault="00425FD9" w:rsidP="00BB1C6D">
      <w:pPr>
        <w:spacing w:before="200"/>
        <w:outlineLvl w:val="0"/>
        <w:rPr>
          <w:rFonts w:ascii="Arial" w:hAnsi="Arial" w:cs="Arial"/>
          <w:sz w:val="22"/>
          <w:szCs w:val="22"/>
          <w:lang w:eastAsia="zh-CN"/>
        </w:rPr>
      </w:pPr>
      <w:r w:rsidRPr="009D4C6D">
        <w:rPr>
          <w:rFonts w:ascii="Arial" w:hAnsi="Arial" w:cs="Arial"/>
          <w:b/>
          <w:sz w:val="22"/>
          <w:szCs w:val="22"/>
        </w:rPr>
        <w:t>Significance</w:t>
      </w:r>
    </w:p>
    <w:p w14:paraId="713880C2" w14:textId="4975B4A5" w:rsidR="00503FE5" w:rsidRDefault="00503FE5" w:rsidP="00425FD9">
      <w:pPr>
        <w:rPr>
          <w:rFonts w:ascii="Arial" w:hAnsi="Arial" w:cs="Arial"/>
          <w:sz w:val="22"/>
          <w:szCs w:val="22"/>
          <w:lang w:eastAsia="zh-CN"/>
        </w:rPr>
      </w:pPr>
      <w:r>
        <w:rPr>
          <w:rFonts w:ascii="Arial" w:hAnsi="Arial" w:cs="Arial"/>
          <w:sz w:val="22"/>
          <w:szCs w:val="22"/>
          <w:lang w:eastAsia="zh-CN"/>
        </w:rPr>
        <w:t xml:space="preserve">Complex </w:t>
      </w:r>
      <w:r w:rsidR="00D86279">
        <w:rPr>
          <w:rFonts w:ascii="Arial" w:hAnsi="Arial" w:cs="Arial"/>
          <w:sz w:val="22"/>
          <w:szCs w:val="22"/>
          <w:lang w:eastAsia="zh-CN"/>
        </w:rPr>
        <w:t xml:space="preserve">diseases occur frequently and </w:t>
      </w:r>
      <w:r w:rsidR="0075732E">
        <w:rPr>
          <w:rFonts w:ascii="Arial" w:hAnsi="Arial" w:cs="Arial"/>
          <w:sz w:val="22"/>
          <w:szCs w:val="22"/>
          <w:lang w:eastAsia="zh-CN"/>
        </w:rPr>
        <w:t>exist</w:t>
      </w:r>
      <w:r w:rsidR="00D86279">
        <w:rPr>
          <w:rFonts w:ascii="Arial" w:hAnsi="Arial" w:cs="Arial"/>
          <w:sz w:val="22"/>
          <w:szCs w:val="22"/>
          <w:lang w:eastAsia="zh-CN"/>
        </w:rPr>
        <w:t xml:space="preserve"> </w:t>
      </w:r>
      <w:r w:rsidR="0075732E">
        <w:rPr>
          <w:rFonts w:ascii="Arial" w:hAnsi="Arial" w:cs="Arial"/>
          <w:sz w:val="22"/>
          <w:szCs w:val="22"/>
          <w:lang w:eastAsia="zh-CN"/>
        </w:rPr>
        <w:t xml:space="preserve">in </w:t>
      </w:r>
      <w:r w:rsidR="001A2808">
        <w:rPr>
          <w:rFonts w:ascii="Arial" w:hAnsi="Arial" w:cs="Arial"/>
          <w:sz w:val="22"/>
          <w:szCs w:val="22"/>
          <w:lang w:eastAsia="zh-CN"/>
        </w:rPr>
        <w:t>a large proportion</w:t>
      </w:r>
      <w:r w:rsidR="00D86279">
        <w:rPr>
          <w:rFonts w:ascii="Arial" w:hAnsi="Arial" w:cs="Arial"/>
          <w:sz w:val="22"/>
          <w:szCs w:val="22"/>
          <w:lang w:eastAsia="zh-CN"/>
        </w:rPr>
        <w:t xml:space="preserve"> of </w:t>
      </w:r>
      <w:ins w:id="34" w:author="Dominic LaRoche" w:date="2015-12-02T11:26:00Z">
        <w:r w:rsidR="00B74781">
          <w:rPr>
            <w:rFonts w:ascii="Arial" w:hAnsi="Arial" w:cs="Arial"/>
            <w:sz w:val="22"/>
            <w:szCs w:val="22"/>
            <w:lang w:eastAsia="zh-CN"/>
          </w:rPr>
          <w:t xml:space="preserve">the </w:t>
        </w:r>
      </w:ins>
      <w:r w:rsidR="00D86279">
        <w:rPr>
          <w:rFonts w:ascii="Arial" w:hAnsi="Arial" w:cs="Arial"/>
          <w:sz w:val="22"/>
          <w:szCs w:val="22"/>
          <w:lang w:eastAsia="zh-CN"/>
        </w:rPr>
        <w:t>population.</w:t>
      </w:r>
      <w:r>
        <w:rPr>
          <w:rFonts w:ascii="Arial" w:hAnsi="Arial" w:cs="Arial"/>
          <w:sz w:val="22"/>
          <w:szCs w:val="22"/>
          <w:lang w:eastAsia="zh-CN"/>
        </w:rPr>
        <w:t xml:space="preserve"> </w:t>
      </w:r>
      <w:r w:rsidR="00D86279">
        <w:rPr>
          <w:rFonts w:ascii="Arial" w:hAnsi="Arial" w:cs="Arial"/>
          <w:sz w:val="22"/>
          <w:szCs w:val="22"/>
          <w:lang w:eastAsia="zh-CN"/>
        </w:rPr>
        <w:t xml:space="preserve">They are </w:t>
      </w:r>
      <w:r>
        <w:rPr>
          <w:rFonts w:ascii="Arial" w:hAnsi="Arial" w:cs="Arial"/>
          <w:sz w:val="22"/>
          <w:szCs w:val="22"/>
          <w:lang w:eastAsia="zh-CN"/>
        </w:rPr>
        <w:t>often comorbid with each other</w:t>
      </w:r>
      <w:r w:rsidR="00D86279">
        <w:rPr>
          <w:rFonts w:ascii="Arial" w:hAnsi="Arial" w:cs="Arial"/>
          <w:sz w:val="22"/>
          <w:szCs w:val="22"/>
          <w:lang w:eastAsia="zh-CN"/>
        </w:rPr>
        <w:t xml:space="preserve"> and complicate the treatment</w:t>
      </w:r>
      <w:r>
        <w:rPr>
          <w:rFonts w:ascii="Arial" w:hAnsi="Arial" w:cs="Arial"/>
          <w:sz w:val="22"/>
          <w:szCs w:val="22"/>
          <w:lang w:eastAsia="zh-CN"/>
        </w:rPr>
        <w:t>. Inappropriate</w:t>
      </w:r>
      <w:r w:rsidR="00D86279">
        <w:rPr>
          <w:rFonts w:ascii="Arial" w:hAnsi="Arial" w:cs="Arial"/>
          <w:sz w:val="22"/>
          <w:szCs w:val="22"/>
          <w:lang w:eastAsia="zh-CN"/>
        </w:rPr>
        <w:t xml:space="preserve"> and insufficient management </w:t>
      </w:r>
      <w:r w:rsidR="0075732E">
        <w:rPr>
          <w:rFonts w:ascii="Arial" w:hAnsi="Arial" w:cs="Arial"/>
          <w:sz w:val="22"/>
          <w:szCs w:val="22"/>
          <w:lang w:eastAsia="zh-CN"/>
        </w:rPr>
        <w:t xml:space="preserve">of </w:t>
      </w:r>
      <w:r w:rsidR="00D86279">
        <w:rPr>
          <w:rFonts w:ascii="Arial" w:hAnsi="Arial" w:cs="Arial"/>
          <w:sz w:val="22"/>
          <w:szCs w:val="22"/>
          <w:lang w:eastAsia="zh-CN"/>
        </w:rPr>
        <w:t xml:space="preserve">complex </w:t>
      </w:r>
      <w:r>
        <w:rPr>
          <w:rFonts w:ascii="Arial" w:hAnsi="Arial" w:cs="Arial"/>
          <w:sz w:val="22"/>
          <w:szCs w:val="22"/>
          <w:lang w:eastAsia="zh-CN"/>
        </w:rPr>
        <w:t>disease</w:t>
      </w:r>
      <w:r w:rsidR="00D86279">
        <w:rPr>
          <w:rFonts w:ascii="Arial" w:hAnsi="Arial" w:cs="Arial"/>
          <w:sz w:val="22"/>
          <w:szCs w:val="22"/>
          <w:lang w:eastAsia="zh-CN"/>
        </w:rPr>
        <w:t>s and their</w:t>
      </w:r>
      <w:r>
        <w:rPr>
          <w:rFonts w:ascii="Arial" w:hAnsi="Arial" w:cs="Arial"/>
          <w:sz w:val="22"/>
          <w:szCs w:val="22"/>
          <w:lang w:eastAsia="zh-CN"/>
        </w:rPr>
        <w:t xml:space="preserve"> comorbidities </w:t>
      </w:r>
      <w:del w:id="35" w:author="Dominic LaRoche" w:date="2015-12-02T11:28:00Z">
        <w:r w:rsidDel="00B74781">
          <w:rPr>
            <w:rFonts w:ascii="Arial" w:hAnsi="Arial" w:cs="Arial"/>
            <w:sz w:val="22"/>
            <w:szCs w:val="22"/>
            <w:lang w:eastAsia="zh-CN"/>
          </w:rPr>
          <w:delText xml:space="preserve">will </w:delText>
        </w:r>
      </w:del>
      <w:r>
        <w:rPr>
          <w:rFonts w:ascii="Arial" w:hAnsi="Arial" w:cs="Arial"/>
          <w:sz w:val="22"/>
          <w:szCs w:val="22"/>
          <w:lang w:eastAsia="zh-CN"/>
        </w:rPr>
        <w:t>greatly increase</w:t>
      </w:r>
      <w:ins w:id="36" w:author="Dominic LaRoche" w:date="2015-12-02T11:28:00Z">
        <w:r w:rsidR="00B74781">
          <w:rPr>
            <w:rFonts w:ascii="Arial" w:hAnsi="Arial" w:cs="Arial"/>
            <w:sz w:val="22"/>
            <w:szCs w:val="22"/>
            <w:lang w:eastAsia="zh-CN"/>
          </w:rPr>
          <w:t>s</w:t>
        </w:r>
      </w:ins>
      <w:r>
        <w:rPr>
          <w:rFonts w:ascii="Arial" w:hAnsi="Arial" w:cs="Arial"/>
          <w:sz w:val="22"/>
          <w:szCs w:val="22"/>
          <w:lang w:eastAsia="zh-CN"/>
        </w:rPr>
        <w:t xml:space="preserve"> the c</w:t>
      </w:r>
      <w:r w:rsidR="0075732E">
        <w:rPr>
          <w:rFonts w:ascii="Arial" w:hAnsi="Arial" w:cs="Arial"/>
          <w:sz w:val="22"/>
          <w:szCs w:val="22"/>
          <w:lang w:eastAsia="zh-CN"/>
        </w:rPr>
        <w:t>osts</w:t>
      </w:r>
      <w:r>
        <w:rPr>
          <w:rFonts w:ascii="Arial" w:hAnsi="Arial" w:cs="Arial"/>
          <w:sz w:val="22"/>
          <w:szCs w:val="22"/>
          <w:lang w:eastAsia="zh-CN"/>
        </w:rPr>
        <w:t xml:space="preserve"> both for p</w:t>
      </w:r>
      <w:r w:rsidR="00D86279">
        <w:rPr>
          <w:rFonts w:ascii="Arial" w:hAnsi="Arial" w:cs="Arial"/>
          <w:sz w:val="22"/>
          <w:szCs w:val="22"/>
          <w:lang w:eastAsia="zh-CN"/>
        </w:rPr>
        <w:t xml:space="preserve">atients and medical providers. </w:t>
      </w:r>
      <w:r>
        <w:rPr>
          <w:rFonts w:ascii="Arial" w:hAnsi="Arial" w:cs="Arial"/>
          <w:sz w:val="22"/>
          <w:szCs w:val="22"/>
          <w:lang w:eastAsia="zh-CN"/>
        </w:rPr>
        <w:t xml:space="preserve">Genetics </w:t>
      </w:r>
      <w:ins w:id="37" w:author="Dominic LaRoche" w:date="2015-12-02T11:28:00Z">
        <w:r w:rsidR="00B74781">
          <w:rPr>
            <w:rFonts w:ascii="Arial" w:hAnsi="Arial" w:cs="Arial"/>
            <w:sz w:val="22"/>
            <w:szCs w:val="22"/>
            <w:lang w:eastAsia="zh-CN"/>
          </w:rPr>
          <w:t>have been</w:t>
        </w:r>
      </w:ins>
      <w:del w:id="38" w:author="Dominic LaRoche" w:date="2015-12-02T11:28:00Z">
        <w:r w:rsidDel="00B74781">
          <w:rPr>
            <w:rFonts w:ascii="Arial" w:hAnsi="Arial" w:cs="Arial"/>
            <w:sz w:val="22"/>
            <w:szCs w:val="22"/>
            <w:lang w:eastAsia="zh-CN"/>
          </w:rPr>
          <w:delText>are</w:delText>
        </w:r>
      </w:del>
      <w:r>
        <w:rPr>
          <w:rFonts w:ascii="Arial" w:hAnsi="Arial" w:cs="Arial"/>
          <w:sz w:val="22"/>
          <w:szCs w:val="22"/>
          <w:lang w:eastAsia="zh-CN"/>
        </w:rPr>
        <w:t xml:space="preserve"> demonstrated to play an important role in the prevalence</w:t>
      </w:r>
      <w:r w:rsidR="0075732E">
        <w:rPr>
          <w:rFonts w:ascii="Arial" w:hAnsi="Arial" w:cs="Arial"/>
          <w:sz w:val="22"/>
          <w:szCs w:val="22"/>
          <w:lang w:eastAsia="zh-CN"/>
        </w:rPr>
        <w:t xml:space="preserve"> of complex diseases</w:t>
      </w:r>
      <w:r w:rsidR="00D86279">
        <w:rPr>
          <w:rFonts w:ascii="Arial" w:hAnsi="Arial" w:cs="Arial"/>
          <w:sz w:val="22"/>
          <w:szCs w:val="22"/>
          <w:lang w:eastAsia="zh-CN"/>
        </w:rPr>
        <w:t xml:space="preserve"> and their comorbidity</w:t>
      </w:r>
      <w:r>
        <w:rPr>
          <w:rFonts w:ascii="Arial" w:hAnsi="Arial" w:cs="Arial"/>
          <w:sz w:val="22"/>
          <w:szCs w:val="22"/>
          <w:lang w:eastAsia="zh-CN"/>
        </w:rPr>
        <w:t xml:space="preserve"> </w:t>
      </w:r>
      <w:r w:rsidR="00BC5AD6">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&lt;EndNote&gt;&lt;Cite&gt;&lt;Author&gt;Lin&lt;/Author&gt;&lt;Year&gt;2010&lt;/Year&gt;&lt;RecNum&gt;23&lt;/RecNum&gt;&lt;DisplayText&gt;[1]&lt;/DisplayText&gt;&lt;record&gt;&lt;rec-number&gt;23&lt;/rec-number&gt;&lt;foreign-keys&gt;&lt;key app="EN" db-id="2tawrat25zt993edarspaa9kfwatvstsra5r" timestamp="1448251762"&gt;23&lt;/key&gt;&lt;/foreign-keys&gt;&lt;ref-type name="Journal Article"&gt;17&lt;/ref-type&gt;&lt;contributors&gt;&lt;authors&gt;&lt;author&gt;Lin, PI&lt;/author&gt;&lt;author&gt;Shuldiner, AR&lt;/author&gt;&lt;/authors&gt;&lt;/contributors&gt;&lt;titles&gt;&lt;title&gt;Rethinking the genetic basis for comorbidity of schizophrenia and type 2 diabetes&lt;/title&gt;&lt;secondary-title&gt;Schizophrenia research&lt;/secondary-title&gt;&lt;/titles&gt;&lt;periodical&gt;&lt;full-title&gt;Schizophrenia research&lt;/full-title&gt;&lt;/periodical&gt;&lt;pages&gt;234-243&lt;/pages&gt;&lt;volume&gt;123&lt;/volume&gt;&lt;number&gt;2&lt;/number&gt;&lt;dates&gt;&lt;year&gt;2010&lt;/year&gt;&lt;/dates&gt;&lt;isbn&gt;0920-9964&lt;/isbn&gt;&lt;urls&gt;&lt;/urls&gt;&lt;/record&gt;&lt;/Cite&gt;&lt;/EndNote&gt;</w:instrText>
      </w:r>
      <w:r w:rsidR="00BC5AD6">
        <w:rPr>
          <w:rFonts w:ascii="Arial" w:hAnsi="Arial" w:cs="Arial"/>
          <w:sz w:val="22"/>
          <w:szCs w:val="22"/>
          <w:lang w:eastAsia="zh-CN"/>
        </w:rPr>
        <w:fldChar w:fldCharType="separate"/>
      </w:r>
      <w:r w:rsidR="00BC5AD6">
        <w:rPr>
          <w:rFonts w:ascii="Arial" w:hAnsi="Arial" w:cs="Arial"/>
          <w:noProof/>
          <w:sz w:val="22"/>
          <w:szCs w:val="22"/>
          <w:lang w:eastAsia="zh-CN"/>
        </w:rPr>
        <w:t>[1]</w:t>
      </w:r>
      <w:r w:rsidR="00BC5AD6">
        <w:rPr>
          <w:rFonts w:ascii="Arial" w:hAnsi="Arial" w:cs="Arial"/>
          <w:sz w:val="22"/>
          <w:szCs w:val="22"/>
          <w:lang w:eastAsia="zh-CN"/>
        </w:rPr>
        <w:fldChar w:fldCharType="end"/>
      </w:r>
      <w:r>
        <w:rPr>
          <w:rFonts w:ascii="Arial" w:hAnsi="Arial" w:cs="Arial"/>
          <w:sz w:val="22"/>
          <w:szCs w:val="22"/>
          <w:lang w:eastAsia="zh-CN"/>
        </w:rPr>
        <w:t xml:space="preserve">, in addition to environmental </w:t>
      </w:r>
      <w:r w:rsidR="003B25D5">
        <w:rPr>
          <w:rFonts w:ascii="Arial" w:hAnsi="Arial" w:cs="Arial"/>
          <w:sz w:val="22"/>
          <w:szCs w:val="22"/>
          <w:lang w:eastAsia="zh-CN"/>
        </w:rPr>
        <w:t xml:space="preserve">exposure </w:t>
      </w:r>
      <w:r>
        <w:rPr>
          <w:rFonts w:ascii="Arial" w:hAnsi="Arial" w:cs="Arial"/>
          <w:sz w:val="22"/>
          <w:szCs w:val="22"/>
          <w:lang w:eastAsia="zh-CN"/>
        </w:rPr>
        <w:t xml:space="preserve">and </w:t>
      </w:r>
      <w:r w:rsidR="003B25D5">
        <w:rPr>
          <w:rFonts w:ascii="Arial" w:hAnsi="Arial" w:cs="Arial"/>
          <w:sz w:val="22"/>
          <w:szCs w:val="22"/>
          <w:lang w:eastAsia="zh-CN"/>
        </w:rPr>
        <w:t>socio-</w:t>
      </w:r>
      <w:r>
        <w:rPr>
          <w:rFonts w:ascii="Arial" w:hAnsi="Arial" w:cs="Arial"/>
          <w:sz w:val="22"/>
          <w:szCs w:val="22"/>
          <w:lang w:eastAsia="zh-CN"/>
        </w:rPr>
        <w:t xml:space="preserve">economical </w:t>
      </w:r>
      <w:r w:rsidR="003B25D5">
        <w:rPr>
          <w:rFonts w:ascii="Arial" w:hAnsi="Arial" w:cs="Arial"/>
          <w:sz w:val="22"/>
          <w:szCs w:val="22"/>
          <w:lang w:eastAsia="zh-CN"/>
        </w:rPr>
        <w:t>factors</w:t>
      </w:r>
      <w:r>
        <w:rPr>
          <w:rFonts w:ascii="Arial" w:hAnsi="Arial" w:cs="Arial"/>
          <w:sz w:val="22"/>
          <w:szCs w:val="22"/>
          <w:lang w:eastAsia="zh-CN"/>
        </w:rPr>
        <w:t xml:space="preserve">. </w:t>
      </w:r>
    </w:p>
    <w:p w14:paraId="536DF52A" w14:textId="77777777" w:rsidR="00503FE5" w:rsidRDefault="00503FE5" w:rsidP="00425FD9">
      <w:pPr>
        <w:rPr>
          <w:rFonts w:ascii="Arial" w:hAnsi="Arial" w:cs="Arial"/>
          <w:sz w:val="22"/>
          <w:szCs w:val="22"/>
          <w:lang w:eastAsia="zh-CN"/>
        </w:rPr>
      </w:pPr>
    </w:p>
    <w:p w14:paraId="0F103CBF" w14:textId="6F874ABA" w:rsidR="00425FD9" w:rsidRDefault="00425FD9" w:rsidP="00425FD9">
      <w:pPr>
        <w:rPr>
          <w:rFonts w:ascii="Arial" w:hAnsi="Arial" w:cs="Arial"/>
          <w:sz w:val="22"/>
          <w:szCs w:val="22"/>
          <w:lang w:eastAsia="zh-CN"/>
        </w:rPr>
      </w:pPr>
      <w:r>
        <w:rPr>
          <w:rFonts w:ascii="Arial" w:hAnsi="Arial" w:cs="Arial"/>
          <w:sz w:val="22"/>
          <w:szCs w:val="22"/>
          <w:lang w:eastAsia="zh-CN"/>
        </w:rPr>
        <w:t xml:space="preserve">Genome-wide association studies (GWAS) have unveiled thousands of single nucleotide polymorphisms (SNPs) that </w:t>
      </w:r>
      <w:r w:rsidR="003F2AA9">
        <w:rPr>
          <w:rFonts w:ascii="Arial" w:hAnsi="Arial" w:cs="Arial"/>
          <w:sz w:val="22"/>
          <w:szCs w:val="22"/>
          <w:lang w:eastAsia="zh-CN"/>
        </w:rPr>
        <w:t>have</w:t>
      </w:r>
      <w:r w:rsidR="00773240">
        <w:rPr>
          <w:rFonts w:ascii="Arial" w:hAnsi="Arial" w:cs="Arial"/>
          <w:sz w:val="22"/>
          <w:szCs w:val="22"/>
          <w:lang w:eastAsia="zh-CN"/>
        </w:rPr>
        <w:t xml:space="preserve"> </w:t>
      </w:r>
      <w:r>
        <w:rPr>
          <w:rFonts w:ascii="Arial" w:hAnsi="Arial" w:cs="Arial"/>
          <w:sz w:val="22"/>
          <w:szCs w:val="22"/>
          <w:lang w:eastAsia="zh-CN"/>
        </w:rPr>
        <w:t xml:space="preserve">significant </w:t>
      </w:r>
      <w:r w:rsidR="003F2AA9">
        <w:rPr>
          <w:rFonts w:ascii="Arial" w:hAnsi="Arial" w:cs="Arial"/>
          <w:sz w:val="22"/>
          <w:szCs w:val="22"/>
          <w:lang w:eastAsia="zh-CN"/>
        </w:rPr>
        <w:t>associations</w:t>
      </w:r>
      <w:r>
        <w:rPr>
          <w:rFonts w:ascii="Arial" w:hAnsi="Arial" w:cs="Arial"/>
          <w:sz w:val="22"/>
          <w:szCs w:val="22"/>
          <w:lang w:eastAsia="zh-CN"/>
        </w:rPr>
        <w:t xml:space="preserve"> with disease phenotypes </w:t>
      </w:r>
      <w:r w:rsidR="00503FE5">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&lt;EndNote&gt;&lt;Cite&gt;&lt;Author&gt;Welter&lt;/Author&gt;&lt;Year&gt;2014&lt;/Year&gt;&lt;RecNum&gt;8&lt;/RecNum&gt;&lt;DisplayText&gt;[2]&lt;/DisplayText&gt;&lt;record&gt;&lt;rec-number&gt;8&lt;/rec-number&gt;&lt;foreign-keys&gt;&lt;key app="EN" db-id="2tawrat25zt993edarspaa9kfwatvstsra5r" timestamp="1448171009"&gt;8&lt;/key&gt;&lt;/foreign-keys&gt;&lt;ref-type name="Journal Article"&gt;17&lt;/ref-type&gt;&lt;contributors&gt;&lt;authors&gt;&lt;author&gt;Welter, Danielle&lt;/author&gt;&lt;author&gt;MacArthur, Jacqueline&lt;/author&gt;&lt;author&gt;Morales, Joannella&lt;/author&gt;&lt;author&gt;Burdett, Tony&lt;/author&gt;&lt;author&gt;Hall, Peggy&lt;/author&gt;&lt;author&gt;Junkins, Heather&lt;/author&gt;&lt;author&gt;Klemm, Alan&lt;/author&gt;&lt;author&gt;Flicek, Paul&lt;/author&gt;&lt;author&gt;Manolio, Teri&lt;/author&gt;&lt;author&gt;Hindorff, Lucia&lt;/author&gt;&lt;/authors&gt;&lt;/contributors&gt;&lt;titles&gt;&lt;title&gt;The NHGRI GWAS Catalog, a curated resource of SNP-trait associations&lt;/title&gt;&lt;secondary-title&gt;Nucleic acids research&lt;/secondary-title&gt;&lt;/titles&gt;&lt;periodical&gt;&lt;full-title&gt;Nucleic acids research&lt;/full-title&gt;&lt;/periodical&gt;&lt;pages&gt;D1001-D1006&lt;/pages&gt;&lt;volume&gt;42&lt;/volume&gt;&lt;number&gt;D1&lt;/number&gt;&lt;dates&gt;&lt;year&gt;2014&lt;/year&gt;&lt;/dates&gt;&lt;isbn&gt;0305-1048&lt;/isbn&gt;&lt;urls&gt;&lt;/urls&gt;&lt;/record&gt;&lt;/Cite&gt;&lt;/EndNote&gt;</w:instrText>
      </w:r>
      <w:r w:rsidR="00503FE5">
        <w:rPr>
          <w:rFonts w:ascii="Arial" w:hAnsi="Arial" w:cs="Arial"/>
          <w:sz w:val="22"/>
          <w:szCs w:val="22"/>
          <w:lang w:eastAsia="zh-CN"/>
        </w:rPr>
        <w:fldChar w:fldCharType="separate"/>
      </w:r>
      <w:r w:rsidR="00BC5AD6">
        <w:rPr>
          <w:rFonts w:ascii="Arial" w:hAnsi="Arial" w:cs="Arial"/>
          <w:noProof/>
          <w:sz w:val="22"/>
          <w:szCs w:val="22"/>
          <w:lang w:eastAsia="zh-CN"/>
        </w:rPr>
        <w:t>[2]</w:t>
      </w:r>
      <w:r w:rsidR="00503FE5">
        <w:rPr>
          <w:rFonts w:ascii="Arial" w:hAnsi="Arial" w:cs="Arial"/>
          <w:sz w:val="22"/>
          <w:szCs w:val="22"/>
          <w:lang w:eastAsia="zh-CN"/>
        </w:rPr>
        <w:fldChar w:fldCharType="end"/>
      </w:r>
      <w:r>
        <w:rPr>
          <w:rFonts w:ascii="Arial" w:hAnsi="Arial" w:cs="Arial"/>
          <w:sz w:val="22"/>
          <w:szCs w:val="22"/>
          <w:lang w:eastAsia="zh-CN"/>
        </w:rPr>
        <w:t>. Recent functional studies such as Encyclopedia of DNA Elements (ENCODE)</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[3]</w:t>
      </w:r>
      <w:r w:rsidR="00450599">
        <w:rPr>
          <w:rFonts w:ascii="Arial" w:hAnsi="Arial" w:cs="Arial"/>
          <w:sz w:val="22"/>
          <w:szCs w:val="22"/>
          <w:lang w:eastAsia="zh-CN"/>
        </w:rPr>
        <w:fldChar w:fldCharType="end"/>
      </w:r>
      <w:r>
        <w:rPr>
          <w:rFonts w:ascii="Arial" w:hAnsi="Arial" w:cs="Arial"/>
          <w:sz w:val="22"/>
          <w:szCs w:val="22"/>
          <w:lang w:eastAsia="zh-CN"/>
        </w:rPr>
        <w:t xml:space="preserve"> and expression Quantitative Trait Loci (eQTL)</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[4]</w:t>
      </w:r>
      <w:r w:rsidR="00450599">
        <w:rPr>
          <w:rFonts w:ascii="Arial" w:hAnsi="Arial" w:cs="Arial"/>
          <w:sz w:val="22"/>
          <w:szCs w:val="22"/>
          <w:lang w:eastAsia="zh-CN"/>
        </w:rPr>
        <w:fldChar w:fldCharType="end"/>
      </w:r>
      <w:r>
        <w:rPr>
          <w:rFonts w:ascii="Arial" w:hAnsi="Arial" w:cs="Arial"/>
          <w:sz w:val="22"/>
          <w:szCs w:val="22"/>
          <w:lang w:eastAsia="zh-CN"/>
        </w:rPr>
        <w:t xml:space="preserve"> indicate that these SNP regions not only correlate, but also functionally contribute to these diseases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[3]</w:t>
      </w:r>
      <w:r w:rsidR="00503FE5">
        <w:rPr>
          <w:rFonts w:ascii="Arial" w:hAnsi="Arial" w:cs="Arial"/>
          <w:sz w:val="22"/>
          <w:szCs w:val="22"/>
          <w:lang w:eastAsia="zh-CN"/>
        </w:rPr>
        <w:fldChar w:fldCharType="end"/>
      </w:r>
      <w:r w:rsidR="00D21CDD">
        <w:rPr>
          <w:rFonts w:ascii="Arial" w:hAnsi="Arial" w:cs="Arial"/>
          <w:sz w:val="22"/>
          <w:szCs w:val="22"/>
          <w:lang w:eastAsia="zh-CN"/>
        </w:rPr>
        <w:t xml:space="preserve"> </w:t>
      </w:r>
      <w:r>
        <w:rPr>
          <w:rFonts w:ascii="Arial" w:hAnsi="Arial" w:cs="Arial"/>
          <w:sz w:val="22"/>
          <w:szCs w:val="22"/>
          <w:lang w:eastAsia="zh-CN"/>
        </w:rPr>
        <w:t>and their associated comorbidities</w:t>
      </w:r>
      <w:r w:rsidR="00503FE5">
        <w:rPr>
          <w:rFonts w:ascii="Arial" w:hAnsi="Arial" w:cs="Arial"/>
          <w:sz w:val="22"/>
          <w:szCs w:val="22"/>
          <w:lang w:eastAsia="zh-CN"/>
        </w:rPr>
        <w:t xml:space="preserve">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&lt;EndNote&gt;&lt;Cite&gt;&lt;Author&gt;Maurano&lt;/Author&gt;&lt;Year&gt;2012&lt;/Year&gt;&lt;RecNum&gt;10&lt;/RecNum&gt;&lt;DisplayText&gt;[5]&lt;/DisplayText&gt;&lt;record&gt;&lt;rec-number&gt;10&lt;/rec-number&gt;&lt;foreign-keys&gt;&lt;key app="EN" db-id="2tawrat25zt993edarspaa9kfwatvstsra5r" timestamp="1448171124"&gt;10&lt;/key&gt;&lt;/foreign-keys&gt;&lt;ref-type name="Journal Article"&gt;17&lt;/ref-type&gt;&lt;contributors&gt;&lt;authors&gt;&lt;author&gt;Maurano, Matthew T&lt;/author&gt;&lt;author&gt;Humbert, Richard&lt;/author&gt;&lt;author&gt;Rynes, Eric&lt;/author&gt;&lt;author&gt;Thurman, Robert E&lt;/author&gt;&lt;author&gt;Haugen, Eric&lt;/author&gt;&lt;author&gt;Wang, Hao&lt;/author&gt;&lt;author&gt;Reynolds, Alex P&lt;/author&gt;&lt;author&gt;Sandstrom, Richard&lt;/author&gt;&lt;author&gt;Qu, Hongzhu&lt;/author&gt;&lt;author&gt;Brody, Jennifer&lt;/author&gt;&lt;/authors&gt;&lt;/contributors&gt;&lt;titles&gt;&lt;title&gt;Systematic localization of common disease-associated variation in regulatory DNA&lt;/title&gt;&lt;secondary-title&gt;Science&lt;/secondary-title&gt;&lt;/titles&gt;&lt;periodical&gt;&lt;full-title&gt;Science&lt;/full-title&gt;&lt;/periodical&gt;&lt;pages&gt;1190-1195&lt;/pages&gt;&lt;volume&gt;337&lt;/volume&gt;&lt;number&gt;6099&lt;/number&gt;&lt;dates&gt;&lt;year&gt;2012&lt;/year&gt;&lt;/dates&gt;&lt;isbn&gt;0036-8075&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[5]</w:t>
      </w:r>
      <w:r w:rsidR="00503FE5">
        <w:rPr>
          <w:rFonts w:ascii="Arial" w:hAnsi="Arial" w:cs="Arial"/>
          <w:sz w:val="22"/>
          <w:szCs w:val="22"/>
          <w:lang w:eastAsia="zh-CN"/>
        </w:rPr>
        <w:fldChar w:fldCharType="end"/>
      </w:r>
      <w:r>
        <w:rPr>
          <w:rFonts w:ascii="Arial" w:hAnsi="Arial" w:cs="Arial"/>
          <w:sz w:val="22"/>
          <w:szCs w:val="22"/>
          <w:lang w:eastAsia="zh-CN"/>
        </w:rPr>
        <w:t xml:space="preserve">. However, each SNP only has a </w:t>
      </w:r>
      <w:r w:rsidRPr="00B342A0">
        <w:rPr>
          <w:rFonts w:ascii="Arial" w:hAnsi="Arial" w:cs="Arial"/>
          <w:noProof/>
          <w:sz w:val="22"/>
          <w:szCs w:val="22"/>
          <w:lang w:eastAsia="zh-CN"/>
        </w:rPr>
        <w:t>small</w:t>
      </w:r>
      <w:r>
        <w:rPr>
          <w:rFonts w:ascii="Arial" w:hAnsi="Arial" w:cs="Arial"/>
          <w:sz w:val="22"/>
          <w:szCs w:val="22"/>
          <w:lang w:eastAsia="zh-CN"/>
        </w:rPr>
        <w:t xml:space="preserve"> effect size, and fails to explain</w:t>
      </w:r>
      <w:r w:rsidR="003F2AA9">
        <w:rPr>
          <w:rFonts w:ascii="Arial" w:hAnsi="Arial" w:cs="Arial"/>
          <w:sz w:val="22"/>
          <w:szCs w:val="22"/>
          <w:lang w:eastAsia="zh-CN"/>
        </w:rPr>
        <w:t xml:space="preserve"> a substantial proportion of</w:t>
      </w:r>
      <w:r>
        <w:rPr>
          <w:rFonts w:ascii="Arial" w:hAnsi="Arial" w:cs="Arial"/>
          <w:sz w:val="22"/>
          <w:szCs w:val="22"/>
          <w:lang w:eastAsia="zh-CN"/>
        </w:rPr>
        <w:t xml:space="preserve"> heritability, even when their </w:t>
      </w:r>
      <w:r>
        <w:rPr>
          <w:rFonts w:ascii="Arial" w:hAnsi="Arial" w:cs="Arial"/>
          <w:noProof/>
          <w:sz w:val="22"/>
          <w:szCs w:val="22"/>
          <w:lang w:eastAsia="zh-CN"/>
        </w:rPr>
        <w:t>addi</w:t>
      </w:r>
      <w:r w:rsidRPr="00B342A0">
        <w:rPr>
          <w:rFonts w:ascii="Arial" w:hAnsi="Arial" w:cs="Arial"/>
          <w:noProof/>
          <w:sz w:val="22"/>
          <w:szCs w:val="22"/>
          <w:lang w:eastAsia="zh-CN"/>
        </w:rPr>
        <w:t>tive</w:t>
      </w:r>
      <w:r>
        <w:rPr>
          <w:rFonts w:ascii="Arial" w:hAnsi="Arial" w:cs="Arial"/>
          <w:sz w:val="22"/>
          <w:szCs w:val="22"/>
          <w:lang w:eastAsia="zh-CN"/>
        </w:rPr>
        <w:t xml:space="preserve"> effects are taken into consideration. Several factors may cause the missing heritability, among which </w:t>
      </w:r>
      <w:r w:rsidR="00B60248">
        <w:rPr>
          <w:rFonts w:ascii="Arial" w:hAnsi="Arial" w:cs="Arial"/>
          <w:sz w:val="22"/>
          <w:szCs w:val="22"/>
          <w:lang w:eastAsia="zh-CN"/>
        </w:rPr>
        <w:t>are</w:t>
      </w:r>
      <w:r>
        <w:rPr>
          <w:rFonts w:ascii="Arial" w:hAnsi="Arial" w:cs="Arial"/>
          <w:sz w:val="22"/>
          <w:szCs w:val="22"/>
          <w:lang w:eastAsia="zh-CN"/>
        </w:rPr>
        <w:t xml:space="preserve"> the genetic interactions of these SNPs</w:t>
      </w:r>
      <w:r w:rsidR="00134062">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&lt;EndNote&gt;&lt;Cite&gt;&lt;Author&gt;Zuk&lt;/Author&gt;&lt;Year&gt;2012&lt;/Year&gt;&lt;RecNum&gt;25&lt;/RecNum&gt;&lt;DisplayText&gt;[6]&lt;/DisplayText&gt;&lt;record&gt;&lt;rec-number&gt;25&lt;/rec-number&gt;&lt;foreign-keys&gt;&lt;key app="EN" db-id="2tawrat25zt993edarspaa9kfwatvstsra5r" timestamp="1448252360"&gt;25&lt;/key&gt;&lt;/foreign-keys&gt;&lt;ref-type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Sciences&lt;/secondary-title&gt;&lt;/titles&gt;&lt;periodical&gt;&lt;full-title&gt;Proceedings of the National Academy of Sciences&lt;/full-title&gt;&lt;/periodical&gt;&lt;pages&gt;1193-1198&lt;/pages&gt;&lt;volume&gt;109&lt;/volume&gt;&lt;number&gt;4&lt;/number&gt;&lt;dates&gt;&lt;year&gt;2012&lt;/year&gt;&lt;/dates&gt;&lt;isbn&gt;0027-8424&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[6]</w:t>
      </w:r>
      <w:r w:rsidR="00134062">
        <w:rPr>
          <w:rFonts w:ascii="Arial" w:hAnsi="Arial" w:cs="Arial"/>
          <w:sz w:val="22"/>
          <w:szCs w:val="22"/>
          <w:lang w:eastAsia="zh-CN"/>
        </w:rPr>
        <w:fldChar w:fldCharType="end"/>
      </w:r>
      <w:r w:rsidR="00B60248">
        <w:rPr>
          <w:rFonts w:ascii="Arial" w:hAnsi="Arial" w:cs="Arial"/>
          <w:sz w:val="22"/>
          <w:szCs w:val="22"/>
          <w:lang w:eastAsia="zh-CN"/>
        </w:rPr>
        <w:t xml:space="preserve"> and </w:t>
      </w:r>
      <w:r w:rsidR="006B21E1">
        <w:rPr>
          <w:rFonts w:ascii="Arial" w:hAnsi="Arial" w:cs="Arial"/>
          <w:sz w:val="22"/>
          <w:szCs w:val="22"/>
          <w:lang w:eastAsia="zh-CN"/>
        </w:rPr>
        <w:t>SNP-environment</w:t>
      </w:r>
      <w:r w:rsidR="00B60248">
        <w:rPr>
          <w:rFonts w:ascii="Arial" w:hAnsi="Arial" w:cs="Arial"/>
          <w:sz w:val="22"/>
          <w:szCs w:val="22"/>
          <w:lang w:eastAsia="zh-CN"/>
        </w:rPr>
        <w:t xml:space="preserve"> interactions</w:t>
      </w:r>
      <w:r w:rsidR="00773240">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[7]</w:t>
      </w:r>
      <w:r w:rsidR="00134062">
        <w:rPr>
          <w:rFonts w:ascii="Arial" w:hAnsi="Arial" w:cs="Arial"/>
          <w:sz w:val="22"/>
          <w:szCs w:val="22"/>
          <w:lang w:eastAsia="zh-CN"/>
        </w:rPr>
        <w:fldChar w:fldCharType="end"/>
      </w:r>
      <w:r>
        <w:rPr>
          <w:rFonts w:ascii="Arial" w:hAnsi="Arial" w:cs="Arial"/>
          <w:sz w:val="22"/>
          <w:szCs w:val="22"/>
          <w:lang w:eastAsia="zh-CN"/>
        </w:rPr>
        <w:t xml:space="preserve">. </w:t>
      </w:r>
      <w:r w:rsidR="006B21E1">
        <w:rPr>
          <w:rFonts w:ascii="Arial" w:hAnsi="Arial" w:cs="Arial"/>
          <w:sz w:val="22"/>
          <w:szCs w:val="22"/>
          <w:lang w:eastAsia="zh-CN"/>
        </w:rPr>
        <w:t>Classic genetic approach</w:t>
      </w:r>
      <w:ins w:id="39" w:author="Dominic LaRoche" w:date="2015-12-02T11:31:00Z">
        <w:r w:rsidR="00B74781">
          <w:rPr>
            <w:rFonts w:ascii="Arial" w:hAnsi="Arial" w:cs="Arial"/>
            <w:sz w:val="22"/>
            <w:szCs w:val="22"/>
            <w:lang w:eastAsia="zh-CN"/>
          </w:rPr>
          <w:t>es</w:t>
        </w:r>
      </w:ins>
      <w:r>
        <w:rPr>
          <w:rFonts w:ascii="Arial" w:hAnsi="Arial" w:cs="Arial"/>
          <w:sz w:val="22"/>
          <w:szCs w:val="22"/>
          <w:lang w:eastAsia="zh-CN"/>
        </w:rPr>
        <w:t xml:space="preserve"> only </w:t>
      </w:r>
      <w:r w:rsidR="006B21E1">
        <w:rPr>
          <w:rFonts w:ascii="Arial" w:hAnsi="Arial" w:cs="Arial"/>
          <w:sz w:val="22"/>
          <w:szCs w:val="22"/>
          <w:lang w:eastAsia="zh-CN"/>
        </w:rPr>
        <w:t>focused</w:t>
      </w:r>
      <w:r>
        <w:rPr>
          <w:rFonts w:ascii="Arial" w:hAnsi="Arial" w:cs="Arial"/>
          <w:sz w:val="22"/>
          <w:szCs w:val="22"/>
          <w:lang w:eastAsia="zh-CN"/>
        </w:rPr>
        <w:t xml:space="preserve"> the effects of single SNPs</w:t>
      </w:r>
      <w:r w:rsidR="00C2223D">
        <w:rPr>
          <w:rFonts w:ascii="Arial" w:hAnsi="Arial" w:cs="Arial"/>
          <w:sz w:val="22"/>
          <w:szCs w:val="22"/>
          <w:lang w:eastAsia="zh-CN"/>
        </w:rPr>
        <w:t xml:space="preserve"> due to the vast number of possible combinations, which are measured in the trillions </w:t>
      </w:r>
      <w:r w:rsidR="00C2223D">
        <w:rPr>
          <w:rFonts w:ascii="Arial" w:hAnsi="Arial" w:cs="Arial"/>
          <w:sz w:val="22"/>
          <w:szCs w:val="22"/>
          <w:lang w:eastAsia="zh-CN"/>
        </w:rPr>
        <w:fldChar w:fldCharType="begin"/>
      </w:r>
      <w:r w:rsidR="00C2223D">
        <w:rPr>
          <w:rFonts w:ascii="Arial" w:hAnsi="Arial" w:cs="Arial"/>
          <w:sz w:val="22"/>
          <w:szCs w:val="22"/>
          <w:lang w:eastAsia="zh-CN"/>
        </w:rPr>
        <w:instrText xml:space="preserve"> ADDIN EN.CITE &lt;EndNote&gt;&lt;Cite&gt;&lt;Author&gt;Hahn&lt;/Author&gt;&lt;Year&gt;2003&lt;/Year&gt;&lt;RecNum&gt;15&lt;/RecNum&gt;&lt;DisplayText&gt;[11]&lt;/DisplayText&gt;&lt;record&gt;&lt;rec-number&gt;15&lt;/rec-number&gt;&lt;foreign-keys&gt;&lt;key app="EN" db-id="2tawrat25zt993edarspaa9kfwatvstsra5r" timestamp="1448250944"&gt;15&lt;/key&gt;&lt;/foreign-keys&gt;&lt;ref-type name="Journal Article"&gt;17&lt;/ref-type&gt;&lt;contributors&gt;&lt;authors&gt;&lt;author&gt;Hahn, Lance W&lt;/author&gt;&lt;author&gt;Ritchie, Marylyn D&lt;/author&gt;&lt;author&gt;Moore, Jason H&lt;/author&gt;&lt;/authors&gt;&lt;/contributors&gt;&lt;titles&gt;&lt;title&gt;Multifactor dimensionality reduction software for detecting gene–gene and gene–environment interactions&lt;/title&gt;&lt;secondary-title&gt;Bioinformatics&lt;/secondary-title&gt;&lt;/titles&gt;&lt;periodical&gt;&lt;full-title&gt;Bioinformatics&lt;/full-title&gt;&lt;/periodical&gt;&lt;pages&gt;376-382&lt;/pages&gt;&lt;volume&gt;19&lt;/volume&gt;&lt;number&gt;3&lt;/number&gt;&lt;dates&gt;&lt;year&gt;2003&lt;/year&gt;&lt;/dates&gt;&lt;isbn&gt;1367-4803&lt;/isbn&gt;&lt;urls&gt;&lt;/urls&gt;&lt;/record&gt;&lt;/Cite&gt;&lt;/EndNote&gt;</w:instrText>
      </w:r>
      <w:r w:rsidR="00C2223D">
        <w:rPr>
          <w:rFonts w:ascii="Arial" w:hAnsi="Arial" w:cs="Arial"/>
          <w:sz w:val="22"/>
          <w:szCs w:val="22"/>
          <w:lang w:eastAsia="zh-CN"/>
        </w:rPr>
        <w:fldChar w:fldCharType="separate"/>
      </w:r>
      <w:r w:rsidR="00C2223D">
        <w:rPr>
          <w:rFonts w:ascii="Arial" w:hAnsi="Arial" w:cs="Arial"/>
          <w:noProof/>
          <w:sz w:val="22"/>
          <w:szCs w:val="22"/>
          <w:lang w:eastAsia="zh-CN"/>
        </w:rPr>
        <w:t>[11]</w:t>
      </w:r>
      <w:r w:rsidR="00C2223D">
        <w:rPr>
          <w:rFonts w:ascii="Arial" w:hAnsi="Arial" w:cs="Arial"/>
          <w:sz w:val="22"/>
          <w:szCs w:val="22"/>
          <w:lang w:eastAsia="zh-CN"/>
        </w:rPr>
        <w:fldChar w:fldCharType="end"/>
      </w:r>
      <w:r w:rsidR="00D21CDD">
        <w:rPr>
          <w:rFonts w:ascii="Arial" w:hAnsi="Arial" w:cs="Arial"/>
          <w:sz w:val="22"/>
          <w:szCs w:val="22"/>
          <w:lang w:eastAsia="zh-CN"/>
        </w:rPr>
        <w:t>.</w:t>
      </w:r>
      <w:r>
        <w:rPr>
          <w:rFonts w:ascii="Arial" w:hAnsi="Arial" w:cs="Arial"/>
          <w:sz w:val="22"/>
          <w:szCs w:val="22"/>
          <w:lang w:eastAsia="zh-CN"/>
        </w:rPr>
        <w:t xml:space="preserve"> </w:t>
      </w:r>
      <w:r w:rsidR="006B21E1">
        <w:rPr>
          <w:rFonts w:ascii="Arial" w:hAnsi="Arial" w:cs="Arial"/>
          <w:sz w:val="22"/>
          <w:szCs w:val="22"/>
          <w:lang w:eastAsia="zh-CN"/>
        </w:rPr>
        <w:t xml:space="preserve">Recent </w:t>
      </w:r>
      <w:del w:id="40" w:author="Dominic LaRoche" w:date="2015-12-02T11:32:00Z">
        <w:r w:rsidR="006B21E1" w:rsidDel="00B74781">
          <w:rPr>
            <w:rFonts w:ascii="Arial" w:hAnsi="Arial" w:cs="Arial"/>
            <w:sz w:val="22"/>
            <w:szCs w:val="22"/>
            <w:lang w:eastAsia="zh-CN"/>
          </w:rPr>
          <w:delText>genetic</w:delText>
        </w:r>
      </w:del>
      <w:r w:rsidR="006B21E1">
        <w:rPr>
          <w:rFonts w:ascii="Arial" w:hAnsi="Arial" w:cs="Arial"/>
          <w:sz w:val="22"/>
          <w:szCs w:val="22"/>
          <w:lang w:eastAsia="zh-CN"/>
        </w:rPr>
        <w:t xml:space="preserve"> approaches for genetic</w:t>
      </w:r>
      <w:del w:id="41" w:author="Dominic LaRoche" w:date="2015-12-02T11:33:00Z">
        <w:r w:rsidR="006B21E1" w:rsidDel="00287823">
          <w:rPr>
            <w:rFonts w:ascii="Arial" w:hAnsi="Arial" w:cs="Arial"/>
            <w:sz w:val="22"/>
            <w:szCs w:val="22"/>
            <w:lang w:eastAsia="zh-CN"/>
          </w:rPr>
          <w:delText>s</w:delText>
        </w:r>
      </w:del>
      <w:r w:rsidR="006B21E1">
        <w:rPr>
          <w:rFonts w:ascii="Arial" w:hAnsi="Arial" w:cs="Arial"/>
          <w:sz w:val="22"/>
          <w:szCs w:val="22"/>
          <w:lang w:eastAsia="zh-CN"/>
        </w:rPr>
        <w:t xml:space="preserve"> interactions, such as logistical regression</w:t>
      </w:r>
      <w:r w:rsidR="002D0675">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&lt;EndNote&gt;&lt;Cite&gt;&lt;Author&gt;Purcell&lt;/Author&gt;&lt;Year&gt;2007&lt;/Year&gt;&lt;RecNum&gt;12&lt;/RecNum&gt;&lt;DisplayText&gt;[8]&lt;/DisplayText&gt;&lt;record&gt;&lt;rec-number&gt;12&lt;/rec-number&gt;&lt;foreign-keys&gt;&lt;key app="EN" db-id="2tawrat25zt993edarspaa9kfwatvstsra5r" timestamp="1448250206"&gt;12&lt;/key&gt;&lt;/foreign-keys&gt;&lt;ref-type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[8]</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Lasso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&lt;EndNote&gt;&lt;Cite&gt;&lt;Author&gt;Wu&lt;/Author&gt;&lt;Year&gt;2009&lt;/Year&gt;&lt;RecNum&gt;13&lt;/RecNum&gt;&lt;DisplayText&gt;[9]&lt;/DisplayText&gt;&lt;record&gt;&lt;rec-number&gt;13&lt;/rec-number&gt;&lt;foreign-keys&gt;&lt;key app="EN" db-id="2tawrat25zt993edarspaa9kfwatvstsra5r" timestamp="1448250265"&gt;13&lt;/key&gt;&lt;/foreign-keys&gt;&lt;ref-type name="Journal Article"&gt;17&lt;/ref-type&gt;&lt;contributors&gt;&lt;authors&gt;&lt;author&gt;Wu, Tong Tong&lt;/author&gt;&lt;author&gt;Chen, Yi Fang&lt;/author&gt;&lt;author&gt;Hastie, Trevor&lt;/author&gt;&lt;author&gt;Sobel, Eric&lt;/author&gt;&lt;author&gt;Lange, Kenneth&lt;/author&gt;&lt;/authors&gt;&lt;/contributors&gt;&lt;titles&gt;&lt;title&gt;Genome-wide association analysis by lasso penalized logistic regression&lt;/title&gt;&lt;secondary-title&gt;Bioinformatics&lt;/secondary-title&gt;&lt;/titles&gt;&lt;periodical&gt;&lt;full-title&gt;Bioinformatics&lt;/full-title&gt;&lt;/periodical&gt;&lt;pages&gt;714-721&lt;/pages&gt;&lt;volume&gt;25&lt;/volume&gt;&lt;number&gt;6&lt;/number&gt;&lt;dates&gt;&lt;year&gt;2009&lt;/year&gt;&lt;/dates&gt;&lt;isbn&gt;1367-4803&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[9]</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w:t>
      </w:r>
      <w:r w:rsidR="006B21E1">
        <w:rPr>
          <w:rFonts w:ascii="Arial" w:hAnsi="Arial" w:cs="Arial"/>
          <w:sz w:val="22"/>
          <w:szCs w:val="22"/>
          <w:lang w:eastAsia="zh-CN"/>
        </w:rPr>
        <w:t>and machine learning approaches</w:t>
      </w:r>
      <w:r w:rsidR="007365FF">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&lt;EndNote&gt;&lt;Cite&gt;&lt;Author&gt;McKinney&lt;/Author&gt;&lt;Year&gt;2006&lt;/Year&gt;&lt;RecNum&gt;14&lt;/RecNum&gt;&lt;DisplayText&gt;[10]&lt;/DisplayText&gt;&lt;record&gt;&lt;rec-number&gt;14&lt;/rec-number&gt;&lt;foreign-keys&gt;&lt;key app="EN" db-id="2tawrat25zt993edarspaa9kfwatvstsra5r" timestamp="1448250766"&gt;14&lt;/key&gt;&lt;/foreign-keys&gt;&lt;ref-type name="Journal Article"&gt;17&lt;/ref-type&gt;&lt;contributors&gt;&lt;authors&gt;&lt;author&gt;McKinney, Brett A&lt;/author&gt;&lt;author&gt;Reif, David M&lt;/author&gt;&lt;author&gt;Ritchie, Marylyn D&lt;/author&gt;&lt;author&gt;Moore, Jason H&lt;/author&gt;&lt;/authors&gt;&lt;/contributors&gt;&lt;titles&gt;&lt;title&gt;Machine learning for detecting gene-gene interactions&lt;/title&gt;&lt;secondary-title&gt;Applied bioinformatics&lt;/secondary-title&gt;&lt;/titles&gt;&lt;periodical&gt;&lt;full-title&gt;Applied bioinformatics&lt;/full-title&gt;&lt;/periodical&gt;&lt;pages&gt;77-88&lt;/pages&gt;&lt;volume&gt;5&lt;/volume&gt;&lt;number&gt;2&lt;/number&gt;&lt;dates&gt;&lt;year&gt;2006&lt;/year&gt;&lt;/dates&gt;&lt;isbn&gt;1175-5636&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[10]</w:t>
      </w:r>
      <w:r w:rsidR="002D0675">
        <w:rPr>
          <w:rFonts w:ascii="Arial" w:hAnsi="Arial" w:cs="Arial"/>
          <w:sz w:val="22"/>
          <w:szCs w:val="22"/>
          <w:lang w:eastAsia="zh-CN"/>
        </w:rPr>
        <w:fldChar w:fldCharType="end"/>
      </w:r>
      <w:r w:rsidR="006B21E1">
        <w:rPr>
          <w:rFonts w:ascii="Arial" w:hAnsi="Arial" w:cs="Arial"/>
          <w:sz w:val="22"/>
          <w:szCs w:val="22"/>
          <w:lang w:eastAsia="zh-CN"/>
        </w:rPr>
        <w:t>,</w:t>
      </w:r>
      <w:r w:rsidR="00C2223D">
        <w:rPr>
          <w:rFonts w:ascii="Arial" w:hAnsi="Arial" w:cs="Arial"/>
          <w:sz w:val="22"/>
          <w:szCs w:val="22"/>
          <w:lang w:eastAsia="zh-CN"/>
        </w:rPr>
        <w:t>still</w:t>
      </w:r>
      <w:r w:rsidR="006B21E1">
        <w:rPr>
          <w:rFonts w:ascii="Arial" w:hAnsi="Arial" w:cs="Arial"/>
          <w:sz w:val="22"/>
          <w:szCs w:val="22"/>
          <w:lang w:eastAsia="zh-CN"/>
        </w:rPr>
        <w:t xml:space="preserve"> have</w:t>
      </w:r>
      <w:r>
        <w:rPr>
          <w:rFonts w:ascii="Arial" w:hAnsi="Arial" w:cs="Arial"/>
          <w:sz w:val="22"/>
          <w:szCs w:val="22"/>
          <w:lang w:eastAsia="zh-CN"/>
        </w:rPr>
        <w:t xml:space="preserve"> difficult</w:t>
      </w:r>
      <w:r w:rsidR="006B21E1">
        <w:rPr>
          <w:rFonts w:ascii="Arial" w:hAnsi="Arial" w:cs="Arial"/>
          <w:sz w:val="22"/>
          <w:szCs w:val="22"/>
          <w:lang w:eastAsia="zh-CN"/>
        </w:rPr>
        <w:t>ies</w:t>
      </w:r>
      <w:r>
        <w:rPr>
          <w:rFonts w:ascii="Arial" w:hAnsi="Arial" w:cs="Arial"/>
          <w:sz w:val="22"/>
          <w:szCs w:val="22"/>
          <w:lang w:eastAsia="zh-CN"/>
        </w:rPr>
        <w:t xml:space="preserve"> in</w:t>
      </w:r>
      <w:r w:rsidR="00D21CDD">
        <w:rPr>
          <w:rFonts w:ascii="Arial" w:hAnsi="Arial" w:cs="Arial"/>
          <w:sz w:val="22"/>
          <w:szCs w:val="22"/>
          <w:lang w:eastAsia="zh-CN"/>
        </w:rPr>
        <w:t xml:space="preserve"> detecting</w:t>
      </w:r>
      <w:r>
        <w:rPr>
          <w:rFonts w:ascii="Arial" w:hAnsi="Arial" w:cs="Arial"/>
          <w:sz w:val="22"/>
          <w:szCs w:val="22"/>
          <w:lang w:eastAsia="zh-CN"/>
        </w:rPr>
        <w:t xml:space="preserve"> </w:t>
      </w:r>
      <w:r w:rsidR="00D21CDD">
        <w:rPr>
          <w:rFonts w:ascii="Arial" w:hAnsi="Arial" w:cs="Arial"/>
          <w:sz w:val="22"/>
          <w:szCs w:val="22"/>
          <w:lang w:eastAsia="zh-CN"/>
        </w:rPr>
        <w:t>the interactions</w:t>
      </w:r>
      <w:r w:rsidR="00C2223D">
        <w:rPr>
          <w:rFonts w:ascii="Arial" w:hAnsi="Arial" w:cs="Arial"/>
          <w:sz w:val="22"/>
          <w:szCs w:val="22"/>
          <w:lang w:eastAsia="zh-CN"/>
        </w:rPr>
        <w:t xml:space="preserve"> from the large </w:t>
      </w:r>
      <w:ins w:id="42" w:author="Dominic LaRoche" w:date="2015-12-02T11:33:00Z">
        <w:r w:rsidR="00287823">
          <w:rPr>
            <w:rFonts w:ascii="Arial" w:hAnsi="Arial" w:cs="Arial"/>
            <w:sz w:val="22"/>
            <w:szCs w:val="22"/>
            <w:lang w:eastAsia="zh-CN"/>
          </w:rPr>
          <w:t xml:space="preserve">set of </w:t>
        </w:r>
      </w:ins>
      <w:r w:rsidR="00C2223D">
        <w:rPr>
          <w:rFonts w:ascii="Arial" w:hAnsi="Arial" w:cs="Arial"/>
          <w:sz w:val="22"/>
          <w:szCs w:val="22"/>
          <w:lang w:eastAsia="zh-CN"/>
        </w:rPr>
        <w:t xml:space="preserve">combinations and have only generated very small number of </w:t>
      </w:r>
      <w:proofErr w:type="spellStart"/>
      <w:r w:rsidR="00C2223D">
        <w:rPr>
          <w:rFonts w:ascii="Arial" w:hAnsi="Arial" w:cs="Arial"/>
          <w:sz w:val="22"/>
          <w:szCs w:val="22"/>
          <w:lang w:eastAsia="zh-CN"/>
        </w:rPr>
        <w:t>epistaic</w:t>
      </w:r>
      <w:proofErr w:type="spellEnd"/>
      <w:r w:rsidR="00C2223D">
        <w:rPr>
          <w:rFonts w:ascii="Arial" w:hAnsi="Arial" w:cs="Arial"/>
          <w:sz w:val="22"/>
          <w:szCs w:val="22"/>
          <w:lang w:eastAsia="zh-CN"/>
        </w:rPr>
        <w:t xml:space="preserve"> results</w:t>
      </w:r>
      <w:ins w:id="43" w:author="Dominic LaRoche" w:date="2015-12-02T11:33:00Z">
        <w:r w:rsidR="00287823">
          <w:rPr>
            <w:rFonts w:ascii="Arial" w:hAnsi="Arial" w:cs="Arial"/>
            <w:sz w:val="22"/>
            <w:szCs w:val="22"/>
            <w:lang w:eastAsia="zh-CN"/>
          </w:rPr>
          <w:t xml:space="preserve"> to date</w:t>
        </w:r>
      </w:ins>
      <w:r>
        <w:rPr>
          <w:rFonts w:ascii="Arial" w:hAnsi="Arial" w:cs="Arial"/>
          <w:sz w:val="22"/>
          <w:szCs w:val="22"/>
          <w:lang w:eastAsia="zh-CN"/>
        </w:rPr>
        <w:t>.</w:t>
      </w:r>
    </w:p>
    <w:p w14:paraId="2257824F" w14:textId="77777777" w:rsidR="00D21CDD" w:rsidRDefault="00D21CDD" w:rsidP="00D21CDD">
      <w:pPr>
        <w:rPr>
          <w:rFonts w:ascii="Arial" w:hAnsi="Arial" w:cs="Arial"/>
          <w:sz w:val="22"/>
          <w:szCs w:val="22"/>
          <w:lang w:eastAsia="zh-CN"/>
        </w:rPr>
      </w:pPr>
    </w:p>
    <w:p w14:paraId="32F552D1" w14:textId="218A750E" w:rsidR="00201D39" w:rsidRDefault="00764C24" w:rsidP="00D21CDD">
      <w:pPr>
        <w:rPr>
          <w:rFonts w:ascii="Arial" w:hAnsi="Arial" w:cs="Arial"/>
          <w:sz w:val="22"/>
          <w:szCs w:val="22"/>
          <w:lang w:eastAsia="zh-CN"/>
        </w:rPr>
      </w:pPr>
      <w:r>
        <w:rPr>
          <w:rFonts w:ascii="Arial" w:hAnsi="Arial" w:cs="Arial"/>
          <w:sz w:val="22"/>
          <w:szCs w:val="22"/>
          <w:lang w:eastAsia="zh-CN"/>
        </w:rPr>
        <w:t>On the other hand, s</w:t>
      </w:r>
      <w:r w:rsidR="00201D39">
        <w:rPr>
          <w:rFonts w:ascii="Arial" w:hAnsi="Arial" w:cs="Arial"/>
          <w:sz w:val="22"/>
          <w:szCs w:val="22"/>
          <w:lang w:eastAsia="zh-CN"/>
        </w:rPr>
        <w:t>ome studies have implied or reported a few shared or linked mechanisms</w:t>
      </w:r>
      <w:r w:rsidR="00EE6572">
        <w:rPr>
          <w:rFonts w:ascii="Arial" w:hAnsi="Arial" w:cs="Arial"/>
          <w:sz w:val="22"/>
          <w:szCs w:val="22"/>
          <w:lang w:eastAsia="zh-CN"/>
        </w:rPr>
        <w:t xml:space="preserve"> between SNPs associated</w:t>
      </w:r>
      <w:r w:rsidR="00201D39">
        <w:rPr>
          <w:rFonts w:ascii="Arial" w:hAnsi="Arial" w:cs="Arial"/>
          <w:sz w:val="22"/>
          <w:szCs w:val="22"/>
          <w:lang w:eastAsia="zh-CN"/>
        </w:rPr>
        <w:t xml:space="preserve"> </w:t>
      </w:r>
      <w:r w:rsidR="00EE6572">
        <w:rPr>
          <w:rFonts w:ascii="Arial" w:hAnsi="Arial" w:cs="Arial"/>
          <w:sz w:val="22"/>
          <w:szCs w:val="22"/>
          <w:lang w:eastAsia="zh-CN"/>
        </w:rPr>
        <w:t>with</w:t>
      </w:r>
      <w:r w:rsidR="00201D39">
        <w:rPr>
          <w:rFonts w:ascii="Arial" w:hAnsi="Arial" w:cs="Arial"/>
          <w:sz w:val="22"/>
          <w:szCs w:val="22"/>
          <w:lang w:eastAsia="zh-CN"/>
        </w:rPr>
        <w:t xml:space="preserve"> complex diseases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del w:id="44" w:author="Dominic LaRoche" w:date="2015-12-02T11:35:00Z">
        <w:r w:rsidR="00201D39" w:rsidDel="00287823">
          <w:rPr>
            <w:rFonts w:ascii="Arial" w:hAnsi="Arial" w:cs="Arial"/>
            <w:sz w:val="22"/>
            <w:szCs w:val="22"/>
            <w:lang w:eastAsia="zh-CN"/>
          </w:rPr>
          <w:delText>,</w:delText>
        </w:r>
      </w:del>
      <w:r w:rsidR="00201D39">
        <w:rPr>
          <w:rFonts w:ascii="Arial" w:hAnsi="Arial" w:cs="Arial"/>
          <w:sz w:val="22"/>
          <w:szCs w:val="22"/>
          <w:lang w:eastAsia="zh-CN"/>
        </w:rPr>
        <w:t xml:space="preserve"> and comorbid </w:t>
      </w:r>
      <w:r w:rsidR="00201D39" w:rsidRPr="00A32332">
        <w:rPr>
          <w:rFonts w:ascii="Arial" w:hAnsi="Arial" w:cs="Arial"/>
          <w:noProof/>
          <w:sz w:val="22"/>
          <w:szCs w:val="22"/>
          <w:lang w:eastAsia="zh-CN"/>
        </w:rPr>
        <w:t>diseases</w:t>
      </w:r>
      <w:r w:rsidR="00541BAE">
        <w:rPr>
          <w:rFonts w:ascii="Arial" w:hAnsi="Arial" w:cs="Arial"/>
          <w:noProof/>
          <w:sz w:val="22"/>
          <w:szCs w:val="22"/>
          <w:lang w:eastAsia="zh-CN"/>
        </w:rPr>
        <w:t xml:space="preserve"> </w:t>
      </w:r>
      <w:r w:rsidR="00541BAE">
        <w:rPr>
          <w:rFonts w:ascii="Arial" w:hAnsi="Arial" w:cs="Arial"/>
          <w:noProof/>
          <w:sz w:val="22"/>
          <w:szCs w:val="22"/>
          <w:lang w:eastAsia="zh-CN"/>
        </w:rPr>
        <w:fldChar w:fldCharType="begin"/>
      </w:r>
      <w:r w:rsidR="00450599">
        <w:rPr>
          <w:rFonts w:ascii="Arial" w:hAnsi="Arial" w:cs="Arial"/>
          <w:noProof/>
          <w:sz w:val="22"/>
          <w:szCs w:val="22"/>
          <w:lang w:eastAsia="zh-CN"/>
        </w:rPr>
        <w:instrText xml:space="preserve"> ADDIN EN.CITE &lt;EndNote&gt;&lt;Cite&gt;&lt;Author&gt;Li&lt;/Author&gt;&lt;Year&gt;2015&lt;/Year&gt;&lt;RecNum&gt;35&lt;/RecNum&gt;&lt;DisplayText&gt;[13, 14]&lt;/DisplayText&gt;&lt;record&gt;&lt;rec-number&gt;35&lt;/rec-number&gt;&lt;foreign-keys&gt;&lt;key app="EN" db-id="2tawrat25zt993edarspaa9kfwatvstsra5r" timestamp="1448254339"&gt;35&lt;/key&gt;&lt;/foreign-keys&gt;&lt;ref-type name="Journal Article"&gt;17&lt;/ref-type&gt;&lt;contributors&gt;&lt;authors&gt;&lt;author&gt;Li, Li&lt;/author&gt;&lt;author&gt;Cheng, Wei-Yi&lt;/author&gt;&lt;author&gt;Glicksberg, Benjamin S&lt;/author&gt;&lt;author&gt;Gottesman, Omri&lt;/author&gt;&lt;author&gt;Tamler, Ronald&lt;/author&gt;&lt;author&gt;Chen, Rong&lt;/author&gt;&lt;author&gt;Bottinger, Erwin P&lt;/author&gt;&lt;author&gt;Dudley, Joel T&lt;/author&gt;&lt;/authors&gt;&lt;/contributors&gt;&lt;titles&gt;&lt;title&gt;Identification of type 2 diabetes subgroups through topological analysis of patient similarity&lt;/title&gt;&lt;secondary-title&gt;Science translational medicine&lt;/secondary-title&gt;&lt;/titles&gt;&lt;periodical&gt;&lt;full-title&gt;Science translational medicine&lt;/full-title&gt;&lt;/periodical&gt;&lt;pages&gt;311ra174-311ra174&lt;/pages&gt;&lt;volume&gt;7&lt;/volume&gt;&lt;number&gt;311&lt;/number&gt;&lt;dates&gt;&lt;year&gt;2015&lt;/year&gt;&lt;/dates&gt;&lt;isbn&gt;1946-6234&lt;/isbn&gt;&lt;urls&gt;&lt;/urls&gt;&lt;/record&gt;&lt;/Cite&gt;&lt;Cite&gt;&lt;Author&gt;Li&lt;/Author&gt;&lt;Year&gt;2014&lt;/Year&gt;&lt;RecNum&gt;34&lt;/RecNum&gt;&lt;record&gt;&lt;rec-number&gt;34&lt;/rec-number&gt;&lt;foreign-keys&gt;&lt;key app="EN" db-id="2tawrat25zt993edarspaa9kfwatvstsra5r" timestamp="1448254201"&gt;34&lt;/key&gt;&lt;/foreign-keys&gt;&lt;ref-type name="Journal Article"&gt;17&lt;/ref-type&gt;&lt;contributors&gt;&lt;authors&gt;&lt;author&gt;Li, Li&lt;/author&gt;&lt;author&gt;Ruau, David J&lt;/author&gt;&lt;author&gt;Patel, Chirag J&lt;/author&gt;&lt;author&gt;Weber, Susan C&lt;/author&gt;&lt;author&gt;Chen, Rong&lt;/author&gt;&lt;author&gt;Tatonetti, Nicholas P&lt;/author&gt;&lt;author&gt;Dudley, Joel T&lt;/author&gt;&lt;author&gt;Butte, Atul J&lt;/author&gt;&lt;/authors&gt;&lt;/contributors&gt;&lt;titles&gt;&lt;title&gt;Disease risk factors identified through shared genetic architecture and electronic medical records&lt;/title&gt;&lt;secondary-title&gt;Science translational medicine&lt;/secondary-title&gt;&lt;/titles&gt;&lt;periodical&gt;&lt;full-title&gt;Science translational medicine&lt;/full-title&gt;&lt;/periodical&gt;&lt;pages&gt;234ra57-234ra57&lt;/pages&gt;&lt;volume&gt;6&lt;/volume&gt;&lt;number&gt;234&lt;/number&gt;&lt;dates&gt;&lt;year&gt;2014&lt;/year&gt;&lt;/dates&gt;&lt;isbn&gt;1946-6234&lt;/isbn&gt;&lt;urls&gt;&lt;/urls&gt;&lt;/record&gt;&lt;/Cite&gt;&lt;/EndNote&gt;</w:instrText>
      </w:r>
      <w:r w:rsidR="00541BAE">
        <w:rPr>
          <w:rFonts w:ascii="Arial" w:hAnsi="Arial" w:cs="Arial"/>
          <w:noProof/>
          <w:sz w:val="22"/>
          <w:szCs w:val="22"/>
          <w:lang w:eastAsia="zh-CN"/>
        </w:rPr>
        <w:fldChar w:fldCharType="separate"/>
      </w:r>
      <w:r w:rsidR="00450599">
        <w:rPr>
          <w:rFonts w:ascii="Arial" w:hAnsi="Arial" w:cs="Arial"/>
          <w:noProof/>
          <w:sz w:val="22"/>
          <w:szCs w:val="22"/>
          <w:lang w:eastAsia="zh-CN"/>
        </w:rPr>
        <w:t>[13, 14]</w:t>
      </w:r>
      <w:r w:rsidR="00541BAE">
        <w:rPr>
          <w:rFonts w:ascii="Arial" w:hAnsi="Arial" w:cs="Arial"/>
          <w:noProof/>
          <w:sz w:val="22"/>
          <w:szCs w:val="22"/>
          <w:lang w:eastAsia="zh-CN"/>
        </w:rPr>
        <w:fldChar w:fldCharType="end"/>
      </w:r>
      <w:r w:rsidR="00201D39">
        <w:rPr>
          <w:rFonts w:ascii="Arial" w:hAnsi="Arial" w:cs="Arial"/>
          <w:sz w:val="22"/>
          <w:szCs w:val="22"/>
          <w:lang w:eastAsia="zh-CN"/>
        </w:rPr>
        <w:t xml:space="preserve">, such as cooperative mechanisms between SNPs of proximity and linkage disequilibrium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[15]</w:t>
      </w:r>
      <w:r w:rsidR="00644FB0">
        <w:rPr>
          <w:rFonts w:ascii="Arial" w:hAnsi="Arial" w:cs="Arial"/>
          <w:sz w:val="22"/>
          <w:szCs w:val="22"/>
          <w:lang w:eastAsia="zh-CN"/>
        </w:rPr>
        <w:fldChar w:fldCharType="end"/>
      </w:r>
      <w:r w:rsidR="00201D39">
        <w:rPr>
          <w:rFonts w:ascii="Arial" w:hAnsi="Arial" w:cs="Arial"/>
          <w:sz w:val="22"/>
          <w:szCs w:val="22"/>
          <w:lang w:eastAsia="zh-CN"/>
        </w:rPr>
        <w:t>, and shared or interacting transcription factor binding to SNPs associated with the same diseases</w:t>
      </w:r>
      <w:r w:rsidR="00644FB0">
        <w:rPr>
          <w:rFonts w:ascii="Arial" w:hAnsi="Arial" w:cs="Arial"/>
          <w:sz w:val="22"/>
          <w:szCs w:val="22"/>
          <w:lang w:eastAsia="zh-CN"/>
        </w:rPr>
        <w:t xml:space="preserve">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Cite&gt;&lt;Author&gt;Karczewski&lt;/Author&gt;&lt;Year&gt;2013&lt;/Year&gt;&lt;RecNum&gt;3&lt;/RecNum&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r w:rsidR="00201D39">
        <w:rPr>
          <w:rFonts w:ascii="Arial" w:hAnsi="Arial" w:cs="Arial"/>
          <w:sz w:val="22"/>
          <w:szCs w:val="22"/>
          <w:lang w:eastAsia="zh-CN"/>
        </w:rPr>
        <w:t>.</w:t>
      </w:r>
      <w:r>
        <w:rPr>
          <w:rFonts w:ascii="Arial" w:hAnsi="Arial" w:cs="Arial"/>
          <w:sz w:val="22"/>
          <w:szCs w:val="22"/>
          <w:lang w:eastAsia="zh-CN"/>
        </w:rPr>
        <w:t xml:space="preserve"> This </w:t>
      </w:r>
      <w:del w:id="45" w:author="Dominic LaRoche" w:date="2015-12-02T11:37:00Z">
        <w:r w:rsidDel="00287823">
          <w:rPr>
            <w:rFonts w:ascii="Arial" w:hAnsi="Arial" w:cs="Arial"/>
            <w:sz w:val="22"/>
            <w:szCs w:val="22"/>
            <w:lang w:eastAsia="zh-CN"/>
          </w:rPr>
          <w:delText>opens the door for</w:delText>
        </w:r>
      </w:del>
      <w:ins w:id="46" w:author="Dominic LaRoche" w:date="2015-12-02T11:37:00Z">
        <w:r w:rsidR="00287823">
          <w:rPr>
            <w:rFonts w:ascii="Arial" w:hAnsi="Arial" w:cs="Arial"/>
            <w:sz w:val="22"/>
            <w:szCs w:val="22"/>
            <w:lang w:eastAsia="zh-CN"/>
          </w:rPr>
          <w:t>enables a</w:t>
        </w:r>
      </w:ins>
      <w:r>
        <w:rPr>
          <w:rFonts w:ascii="Arial" w:hAnsi="Arial" w:cs="Arial"/>
          <w:sz w:val="22"/>
          <w:szCs w:val="22"/>
          <w:lang w:eastAsia="zh-CN"/>
        </w:rPr>
        <w:t xml:space="preserve"> functional study of SNPs and their </w:t>
      </w:r>
      <w:proofErr w:type="spellStart"/>
      <w:r>
        <w:rPr>
          <w:rFonts w:ascii="Arial" w:hAnsi="Arial" w:cs="Arial"/>
          <w:sz w:val="22"/>
          <w:szCs w:val="22"/>
          <w:lang w:eastAsia="zh-CN"/>
        </w:rPr>
        <w:t>epistases</w:t>
      </w:r>
      <w:proofErr w:type="spellEnd"/>
      <w:r>
        <w:rPr>
          <w:rFonts w:ascii="Arial" w:hAnsi="Arial" w:cs="Arial"/>
          <w:sz w:val="22"/>
          <w:szCs w:val="22"/>
          <w:lang w:eastAsia="zh-CN"/>
        </w:rPr>
        <w:t>.</w:t>
      </w:r>
      <w:r w:rsidR="00201D39">
        <w:rPr>
          <w:rFonts w:ascii="Arial" w:hAnsi="Arial" w:cs="Arial"/>
          <w:sz w:val="22"/>
          <w:szCs w:val="22"/>
          <w:lang w:eastAsia="zh-CN"/>
        </w:rPr>
        <w:t xml:space="preserve"> However, the comprehensive picture of biological perturbation mechanisms by SNPs for complex diseases and their comorbidities remains vague, probably due to lack of integration between genetic studies and functional studies, and lack of integration of latest results in GWAS for disease comorbidities. </w:t>
      </w:r>
      <w:r w:rsidR="00D86279">
        <w:rPr>
          <w:rFonts w:ascii="Arial" w:hAnsi="Arial" w:cs="Arial"/>
          <w:sz w:val="22"/>
          <w:szCs w:val="22"/>
          <w:lang w:eastAsia="zh-CN"/>
        </w:rPr>
        <w:t>Furthermore, the genetic</w:t>
      </w:r>
      <w:del w:id="47" w:author="Dominic LaRoche" w:date="2015-12-02T11:38:00Z">
        <w:r w:rsidR="00D86279" w:rsidDel="00287823">
          <w:rPr>
            <w:rFonts w:ascii="Arial" w:hAnsi="Arial" w:cs="Arial"/>
            <w:sz w:val="22"/>
            <w:szCs w:val="22"/>
            <w:lang w:eastAsia="zh-CN"/>
          </w:rPr>
          <w:delText>s</w:delText>
        </w:r>
      </w:del>
      <w:r w:rsidR="00D86279">
        <w:rPr>
          <w:rFonts w:ascii="Arial" w:hAnsi="Arial" w:cs="Arial"/>
          <w:sz w:val="22"/>
          <w:szCs w:val="22"/>
          <w:lang w:eastAsia="zh-CN"/>
        </w:rPr>
        <w:t xml:space="preserve"> mechanisms of comorbidity have been rarely studied, </w:t>
      </w:r>
      <w:commentRangeStart w:id="48"/>
      <w:r w:rsidR="00D86279">
        <w:rPr>
          <w:rFonts w:ascii="Arial" w:hAnsi="Arial" w:cs="Arial"/>
          <w:sz w:val="22"/>
          <w:szCs w:val="22"/>
          <w:lang w:eastAsia="zh-CN"/>
        </w:rPr>
        <w:t>which prevent effective intervention to reduce the cost of health care</w:t>
      </w:r>
      <w:r>
        <w:rPr>
          <w:rFonts w:ascii="Arial" w:hAnsi="Arial" w:cs="Arial"/>
          <w:sz w:val="22"/>
          <w:szCs w:val="22"/>
          <w:lang w:eastAsia="zh-CN"/>
        </w:rPr>
        <w:t xml:space="preserve"> based on personal genomics</w:t>
      </w:r>
      <w:r w:rsidR="004A5E1B">
        <w:rPr>
          <w:rFonts w:ascii="Arial" w:hAnsi="Arial" w:cs="Arial"/>
          <w:sz w:val="22"/>
          <w:szCs w:val="22"/>
          <w:lang w:eastAsia="zh-CN"/>
        </w:rPr>
        <w:t xml:space="preserve"> </w:t>
      </w:r>
      <w:commentRangeEnd w:id="48"/>
      <w:r w:rsidR="00287823">
        <w:rPr>
          <w:rStyle w:val="CommentReference"/>
        </w:rPr>
        <w:commentReference w:id="48"/>
      </w:r>
      <w:r w:rsidR="004A5E1B">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4A5E1B">
        <w:rPr>
          <w:rFonts w:ascii="Arial" w:hAnsi="Arial" w:cs="Arial"/>
          <w:sz w:val="22"/>
          <w:szCs w:val="22"/>
          <w:lang w:eastAsia="zh-CN"/>
        </w:rPr>
        <w:fldChar w:fldCharType="separate"/>
      </w:r>
      <w:r w:rsidR="00450599">
        <w:rPr>
          <w:rFonts w:ascii="Arial" w:hAnsi="Arial" w:cs="Arial"/>
          <w:noProof/>
          <w:sz w:val="22"/>
          <w:szCs w:val="22"/>
          <w:lang w:eastAsia="zh-CN"/>
        </w:rPr>
        <w:t>[7]</w:t>
      </w:r>
      <w:r w:rsidR="004A5E1B">
        <w:rPr>
          <w:rFonts w:ascii="Arial" w:hAnsi="Arial" w:cs="Arial"/>
          <w:sz w:val="22"/>
          <w:szCs w:val="22"/>
          <w:lang w:eastAsia="zh-CN"/>
        </w:rPr>
        <w:fldChar w:fldCharType="end"/>
      </w:r>
      <w:ins w:id="49" w:author="Dominic LaRoche" w:date="2015-12-02T11:40:00Z">
        <w:r w:rsidR="00287823">
          <w:rPr>
            <w:rFonts w:ascii="Arial" w:hAnsi="Arial" w:cs="Arial"/>
            <w:sz w:val="22"/>
            <w:szCs w:val="22"/>
            <w:lang w:eastAsia="zh-CN"/>
          </w:rPr>
          <w:t xml:space="preserve"> providing an untapped source of potential interventions for the reduction in health care costs and the improvement of health outcomes</w:t>
        </w:r>
      </w:ins>
      <w:r w:rsidR="00D86279">
        <w:rPr>
          <w:rFonts w:ascii="Arial" w:hAnsi="Arial" w:cs="Arial"/>
          <w:sz w:val="22"/>
          <w:szCs w:val="22"/>
          <w:lang w:eastAsia="zh-CN"/>
        </w:rPr>
        <w:t xml:space="preserve">.    </w:t>
      </w:r>
    </w:p>
    <w:p w14:paraId="7CF716E1" w14:textId="77777777" w:rsidR="00425FD9" w:rsidRDefault="00425FD9" w:rsidP="00425FD9">
      <w:pPr>
        <w:rPr>
          <w:rFonts w:ascii="Arial" w:hAnsi="Arial" w:cs="Arial"/>
          <w:sz w:val="22"/>
          <w:szCs w:val="22"/>
          <w:lang w:eastAsia="zh-CN"/>
        </w:rPr>
      </w:pPr>
    </w:p>
    <w:p w14:paraId="2E35B3BB" w14:textId="75B44051" w:rsidR="00425FD9" w:rsidRDefault="00425FD9" w:rsidP="00425FD9">
      <w:pPr>
        <w:rPr>
          <w:rFonts w:ascii="Arial" w:hAnsi="Arial" w:cs="Arial"/>
          <w:sz w:val="22"/>
          <w:szCs w:val="22"/>
          <w:lang w:eastAsia="zh-CN"/>
        </w:rPr>
      </w:pPr>
      <w:r>
        <w:rPr>
          <w:rFonts w:ascii="Arial" w:hAnsi="Arial" w:cs="Arial"/>
          <w:sz w:val="22"/>
          <w:szCs w:val="22"/>
          <w:lang w:eastAsia="zh-CN"/>
        </w:rPr>
        <w:t>Continuing to treat each SNP</w:t>
      </w:r>
      <w:r w:rsidR="00D21CDD">
        <w:rPr>
          <w:rFonts w:ascii="Arial" w:hAnsi="Arial" w:cs="Arial"/>
          <w:sz w:val="22"/>
          <w:szCs w:val="22"/>
          <w:lang w:eastAsia="zh-CN"/>
        </w:rPr>
        <w:t xml:space="preserve"> </w:t>
      </w:r>
      <w:r>
        <w:rPr>
          <w:rFonts w:ascii="Arial" w:hAnsi="Arial" w:cs="Arial"/>
          <w:sz w:val="22"/>
          <w:szCs w:val="22"/>
          <w:lang w:eastAsia="zh-CN"/>
        </w:rPr>
        <w:t xml:space="preserve">independently to investigate disease physiology fails to capitalize on GWAS data because the effect of each individual SNP is minor. </w:t>
      </w:r>
      <w:r w:rsidR="00D21CDD">
        <w:rPr>
          <w:rFonts w:ascii="Arial" w:hAnsi="Arial" w:cs="Arial"/>
          <w:sz w:val="22"/>
          <w:szCs w:val="22"/>
          <w:lang w:eastAsia="zh-CN"/>
        </w:rPr>
        <w:t xml:space="preserve"> </w:t>
      </w:r>
      <w:del w:id="50" w:author="Dominic LaRoche" w:date="2015-12-02T11:43:00Z">
        <w:r w:rsidR="00CF1862" w:rsidDel="00153037">
          <w:rPr>
            <w:rFonts w:ascii="Arial" w:hAnsi="Arial" w:cs="Arial"/>
            <w:sz w:val="22"/>
            <w:szCs w:val="22"/>
            <w:lang w:eastAsia="zh-CN"/>
          </w:rPr>
          <w:delText>Keeping</w:delText>
        </w:r>
        <w:r w:rsidR="00D21CDD" w:rsidDel="00153037">
          <w:rPr>
            <w:rFonts w:ascii="Arial" w:hAnsi="Arial" w:cs="Arial"/>
            <w:sz w:val="22"/>
            <w:szCs w:val="22"/>
            <w:lang w:eastAsia="zh-CN"/>
          </w:rPr>
          <w:delText xml:space="preserve"> treat</w:delText>
        </w:r>
        <w:r w:rsidR="00764C24" w:rsidDel="00153037">
          <w:rPr>
            <w:rFonts w:ascii="Arial" w:hAnsi="Arial" w:cs="Arial"/>
            <w:sz w:val="22"/>
            <w:szCs w:val="22"/>
            <w:lang w:eastAsia="zh-CN"/>
          </w:rPr>
          <w:delText>ing</w:delText>
        </w:r>
      </w:del>
      <w:ins w:id="51" w:author="Dominic LaRoche" w:date="2015-12-02T11:43:00Z">
        <w:r w:rsidR="00153037">
          <w:rPr>
            <w:rFonts w:ascii="Arial" w:hAnsi="Arial" w:cs="Arial"/>
            <w:sz w:val="22"/>
            <w:szCs w:val="22"/>
            <w:lang w:eastAsia="zh-CN"/>
          </w:rPr>
          <w:t>Continued treatment of</w:t>
        </w:r>
      </w:ins>
      <w:r w:rsidR="00D21CDD">
        <w:rPr>
          <w:rFonts w:ascii="Arial" w:hAnsi="Arial" w:cs="Arial"/>
          <w:sz w:val="22"/>
          <w:szCs w:val="22"/>
          <w:lang w:eastAsia="zh-CN"/>
        </w:rPr>
        <w:t xml:space="preserve"> each disease </w:t>
      </w:r>
      <w:ins w:id="52" w:author="Dominic LaRoche" w:date="2015-12-02T11:43:00Z">
        <w:r w:rsidR="00153037">
          <w:rPr>
            <w:rFonts w:ascii="Arial" w:hAnsi="Arial" w:cs="Arial"/>
            <w:sz w:val="22"/>
            <w:szCs w:val="22"/>
            <w:lang w:eastAsia="zh-CN"/>
          </w:rPr>
          <w:t xml:space="preserve">as </w:t>
        </w:r>
      </w:ins>
      <w:r w:rsidR="00764C24">
        <w:rPr>
          <w:rFonts w:ascii="Arial" w:hAnsi="Arial" w:cs="Arial"/>
          <w:sz w:val="22"/>
          <w:szCs w:val="22"/>
          <w:lang w:eastAsia="zh-CN"/>
        </w:rPr>
        <w:t xml:space="preserve">genetically </w:t>
      </w:r>
      <w:r w:rsidR="00D21CDD">
        <w:rPr>
          <w:rFonts w:ascii="Arial" w:hAnsi="Arial" w:cs="Arial"/>
          <w:sz w:val="22"/>
          <w:szCs w:val="22"/>
          <w:lang w:eastAsia="zh-CN"/>
        </w:rPr>
        <w:t>independent and each type of stud</w:t>
      </w:r>
      <w:ins w:id="53" w:author="Dominic LaRoche" w:date="2015-12-02T11:45:00Z">
        <w:r w:rsidR="00153037">
          <w:rPr>
            <w:rFonts w:ascii="Arial" w:hAnsi="Arial" w:cs="Arial"/>
            <w:sz w:val="22"/>
            <w:szCs w:val="22"/>
            <w:lang w:eastAsia="zh-CN"/>
          </w:rPr>
          <w:t>y</w:t>
        </w:r>
      </w:ins>
      <w:del w:id="54" w:author="Dominic LaRoche" w:date="2015-12-02T11:45:00Z">
        <w:r w:rsidR="00D21CDD" w:rsidDel="00153037">
          <w:rPr>
            <w:rFonts w:ascii="Arial" w:hAnsi="Arial" w:cs="Arial"/>
            <w:sz w:val="22"/>
            <w:szCs w:val="22"/>
            <w:lang w:eastAsia="zh-CN"/>
          </w:rPr>
          <w:delText>ies</w:delText>
        </w:r>
      </w:del>
      <w:ins w:id="55" w:author="Dominic LaRoche" w:date="2015-12-02T11:45:00Z">
        <w:r w:rsidR="00153037">
          <w:rPr>
            <w:rFonts w:ascii="Arial" w:hAnsi="Arial" w:cs="Arial"/>
            <w:sz w:val="22"/>
            <w:szCs w:val="22"/>
            <w:lang w:eastAsia="zh-CN"/>
          </w:rPr>
          <w:t xml:space="preserve"> as</w:t>
        </w:r>
      </w:ins>
      <w:r w:rsidR="00D21CDD">
        <w:rPr>
          <w:rFonts w:ascii="Arial" w:hAnsi="Arial" w:cs="Arial"/>
          <w:sz w:val="22"/>
          <w:szCs w:val="22"/>
          <w:lang w:eastAsia="zh-CN"/>
        </w:rPr>
        <w:t xml:space="preserve"> separate</w:t>
      </w:r>
      <w:del w:id="56" w:author="Dominic LaRoche" w:date="2015-12-02T11:45:00Z">
        <w:r w:rsidR="00D21CDD" w:rsidDel="00153037">
          <w:rPr>
            <w:rFonts w:ascii="Arial" w:hAnsi="Arial" w:cs="Arial"/>
            <w:sz w:val="22"/>
            <w:szCs w:val="22"/>
            <w:lang w:eastAsia="zh-CN"/>
          </w:rPr>
          <w:delText>ly</w:delText>
        </w:r>
      </w:del>
      <w:r w:rsidR="00D21CDD">
        <w:rPr>
          <w:rFonts w:ascii="Arial" w:hAnsi="Arial" w:cs="Arial"/>
          <w:sz w:val="22"/>
          <w:szCs w:val="22"/>
          <w:lang w:eastAsia="zh-CN"/>
        </w:rPr>
        <w:t xml:space="preserve"> also prevent</w:t>
      </w:r>
      <w:ins w:id="57" w:author="Dominic LaRoche" w:date="2015-12-02T11:45:00Z">
        <w:r w:rsidR="00153037">
          <w:rPr>
            <w:rFonts w:ascii="Arial" w:hAnsi="Arial" w:cs="Arial"/>
            <w:sz w:val="22"/>
            <w:szCs w:val="22"/>
            <w:lang w:eastAsia="zh-CN"/>
          </w:rPr>
          <w:t>s</w:t>
        </w:r>
      </w:ins>
      <w:r w:rsidR="00D21CDD">
        <w:rPr>
          <w:rFonts w:ascii="Arial" w:hAnsi="Arial" w:cs="Arial"/>
          <w:sz w:val="22"/>
          <w:szCs w:val="22"/>
          <w:lang w:eastAsia="zh-CN"/>
        </w:rPr>
        <w:t xml:space="preserve"> translat</w:t>
      </w:r>
      <w:ins w:id="58" w:author="Dominic LaRoche" w:date="2015-12-02T11:45:00Z">
        <w:r w:rsidR="00153037">
          <w:rPr>
            <w:rFonts w:ascii="Arial" w:hAnsi="Arial" w:cs="Arial"/>
            <w:sz w:val="22"/>
            <w:szCs w:val="22"/>
            <w:lang w:eastAsia="zh-CN"/>
          </w:rPr>
          <w:t>ing</w:t>
        </w:r>
      </w:ins>
      <w:del w:id="59" w:author="Dominic LaRoche" w:date="2015-12-02T11:45:00Z">
        <w:r w:rsidR="00D21CDD" w:rsidDel="00153037">
          <w:rPr>
            <w:rFonts w:ascii="Arial" w:hAnsi="Arial" w:cs="Arial"/>
            <w:sz w:val="22"/>
            <w:szCs w:val="22"/>
            <w:lang w:eastAsia="zh-CN"/>
          </w:rPr>
          <w:delText>ed</w:delText>
        </w:r>
      </w:del>
      <w:r w:rsidR="00D21CDD">
        <w:rPr>
          <w:rFonts w:ascii="Arial" w:hAnsi="Arial" w:cs="Arial"/>
          <w:sz w:val="22"/>
          <w:szCs w:val="22"/>
          <w:lang w:eastAsia="zh-CN"/>
        </w:rPr>
        <w:t xml:space="preserve"> the</w:t>
      </w:r>
      <w:r w:rsidR="00EE6572">
        <w:rPr>
          <w:rFonts w:ascii="Arial" w:hAnsi="Arial" w:cs="Arial"/>
          <w:sz w:val="22"/>
          <w:szCs w:val="22"/>
          <w:lang w:eastAsia="zh-CN"/>
        </w:rPr>
        <w:t xml:space="preserve"> genetic</w:t>
      </w:r>
      <w:r w:rsidR="00D21CDD">
        <w:rPr>
          <w:rFonts w:ascii="Arial" w:hAnsi="Arial" w:cs="Arial"/>
          <w:sz w:val="22"/>
          <w:szCs w:val="22"/>
          <w:lang w:eastAsia="zh-CN"/>
        </w:rPr>
        <w:t xml:space="preserve"> results to</w:t>
      </w:r>
      <w:r w:rsidR="00EE6572">
        <w:rPr>
          <w:rFonts w:ascii="Arial" w:hAnsi="Arial" w:cs="Arial"/>
          <w:sz w:val="22"/>
          <w:szCs w:val="22"/>
          <w:lang w:eastAsia="zh-CN"/>
        </w:rPr>
        <w:t xml:space="preserve"> </w:t>
      </w:r>
      <w:ins w:id="60" w:author="Dominic LaRoche" w:date="2015-12-02T11:46:00Z">
        <w:r w:rsidR="00153037">
          <w:rPr>
            <w:rFonts w:ascii="Arial" w:hAnsi="Arial" w:cs="Arial"/>
            <w:sz w:val="22"/>
            <w:szCs w:val="22"/>
            <w:lang w:eastAsia="zh-CN"/>
          </w:rPr>
          <w:t xml:space="preserve">a </w:t>
        </w:r>
      </w:ins>
      <w:r w:rsidR="00EE6572">
        <w:rPr>
          <w:rFonts w:ascii="Arial" w:hAnsi="Arial" w:cs="Arial"/>
          <w:sz w:val="22"/>
          <w:szCs w:val="22"/>
          <w:lang w:eastAsia="zh-CN"/>
        </w:rPr>
        <w:t>biological interpretation and</w:t>
      </w:r>
      <w:ins w:id="61" w:author="Dominic LaRoche" w:date="2015-12-02T11:46:00Z">
        <w:r w:rsidR="00153037">
          <w:rPr>
            <w:rFonts w:ascii="Arial" w:hAnsi="Arial" w:cs="Arial"/>
            <w:sz w:val="22"/>
            <w:szCs w:val="22"/>
            <w:lang w:eastAsia="zh-CN"/>
          </w:rPr>
          <w:t>/or</w:t>
        </w:r>
      </w:ins>
      <w:r w:rsidR="00D21CDD">
        <w:rPr>
          <w:rFonts w:ascii="Arial" w:hAnsi="Arial" w:cs="Arial"/>
          <w:sz w:val="22"/>
          <w:szCs w:val="22"/>
          <w:lang w:eastAsia="zh-CN"/>
        </w:rPr>
        <w:t xml:space="preserve"> clinical application</w:t>
      </w:r>
      <w:del w:id="62" w:author="Dominic LaRoche" w:date="2015-12-02T11:46:00Z">
        <w:r w:rsidR="00D21CDD" w:rsidDel="00153037">
          <w:rPr>
            <w:rFonts w:ascii="Arial" w:hAnsi="Arial" w:cs="Arial"/>
            <w:sz w:val="22"/>
            <w:szCs w:val="22"/>
            <w:lang w:eastAsia="zh-CN"/>
          </w:rPr>
          <w:delText>s</w:delText>
        </w:r>
      </w:del>
      <w:r w:rsidR="00D21CDD">
        <w:rPr>
          <w:rFonts w:ascii="Arial" w:hAnsi="Arial" w:cs="Arial"/>
          <w:sz w:val="22"/>
          <w:szCs w:val="22"/>
          <w:lang w:eastAsia="zh-CN"/>
        </w:rPr>
        <w:t xml:space="preserve">. </w:t>
      </w:r>
      <w:del w:id="63" w:author="Dominic LaRoche" w:date="2015-12-02T11:46:00Z">
        <w:r w:rsidDel="00153037">
          <w:rPr>
            <w:rFonts w:ascii="Arial" w:hAnsi="Arial" w:cs="Arial"/>
            <w:sz w:val="22"/>
            <w:szCs w:val="22"/>
            <w:lang w:eastAsia="zh-CN"/>
          </w:rPr>
          <w:delText>Therefore, o</w:delText>
        </w:r>
      </w:del>
      <w:ins w:id="64" w:author="Dominic LaRoche" w:date="2015-12-02T11:46:00Z">
        <w:r w:rsidR="00153037">
          <w:rPr>
            <w:rFonts w:ascii="Arial" w:hAnsi="Arial" w:cs="Arial"/>
            <w:sz w:val="22"/>
            <w:szCs w:val="22"/>
            <w:lang w:eastAsia="zh-CN"/>
          </w:rPr>
          <w:t>O</w:t>
        </w:r>
      </w:ins>
      <w:r>
        <w:rPr>
          <w:rFonts w:ascii="Arial" w:hAnsi="Arial" w:cs="Arial"/>
          <w:sz w:val="22"/>
          <w:szCs w:val="22"/>
          <w:lang w:eastAsia="zh-CN"/>
        </w:rPr>
        <w:t xml:space="preserve">ur </w:t>
      </w:r>
      <w:r w:rsidR="00EE6572">
        <w:rPr>
          <w:rFonts w:ascii="Arial" w:hAnsi="Arial" w:cs="Arial"/>
          <w:sz w:val="22"/>
          <w:szCs w:val="22"/>
          <w:lang w:eastAsia="zh-CN"/>
        </w:rPr>
        <w:t>research will address th</w:t>
      </w:r>
      <w:ins w:id="65" w:author="Dominic LaRoche" w:date="2015-12-02T11:47:00Z">
        <w:r w:rsidR="00153037">
          <w:rPr>
            <w:rFonts w:ascii="Arial" w:hAnsi="Arial" w:cs="Arial"/>
            <w:sz w:val="22"/>
            <w:szCs w:val="22"/>
            <w:lang w:eastAsia="zh-CN"/>
          </w:rPr>
          <w:t>is</w:t>
        </w:r>
      </w:ins>
      <w:del w:id="66" w:author="Dominic LaRoche" w:date="2015-12-02T11:47:00Z">
        <w:r w:rsidR="00EE6572" w:rsidDel="00153037">
          <w:rPr>
            <w:rFonts w:ascii="Arial" w:hAnsi="Arial" w:cs="Arial"/>
            <w:sz w:val="22"/>
            <w:szCs w:val="22"/>
            <w:lang w:eastAsia="zh-CN"/>
          </w:rPr>
          <w:delText>e</w:delText>
        </w:r>
      </w:del>
      <w:r w:rsidR="00EE6572">
        <w:rPr>
          <w:rFonts w:ascii="Arial" w:hAnsi="Arial" w:cs="Arial"/>
          <w:sz w:val="22"/>
          <w:szCs w:val="22"/>
          <w:lang w:eastAsia="zh-CN"/>
        </w:rPr>
        <w:t xml:space="preserve"> gap </w:t>
      </w:r>
      <w:ins w:id="67" w:author="Dominic LaRoche" w:date="2015-12-02T11:47:00Z">
        <w:r w:rsidR="00153037">
          <w:rPr>
            <w:rFonts w:ascii="Arial" w:hAnsi="Arial" w:cs="Arial"/>
            <w:sz w:val="22"/>
            <w:szCs w:val="22"/>
            <w:lang w:eastAsia="zh-CN"/>
          </w:rPr>
          <w:t>in</w:t>
        </w:r>
      </w:ins>
      <w:del w:id="68" w:author="Dominic LaRoche" w:date="2015-12-02T11:47:00Z">
        <w:r w:rsidR="00EE6572" w:rsidDel="00153037">
          <w:rPr>
            <w:rFonts w:ascii="Arial" w:hAnsi="Arial" w:cs="Arial"/>
            <w:sz w:val="22"/>
            <w:szCs w:val="22"/>
            <w:lang w:eastAsia="zh-CN"/>
          </w:rPr>
          <w:delText>of</w:delText>
        </w:r>
      </w:del>
      <w:r w:rsidR="00EE6572">
        <w:rPr>
          <w:rFonts w:ascii="Arial" w:hAnsi="Arial" w:cs="Arial"/>
          <w:sz w:val="22"/>
          <w:szCs w:val="22"/>
          <w:lang w:eastAsia="zh-CN"/>
        </w:rPr>
        <w:t xml:space="preserve"> knowledge by</w:t>
      </w:r>
      <w:r w:rsidR="00CF1862">
        <w:rPr>
          <w:rFonts w:ascii="Arial" w:hAnsi="Arial" w:cs="Arial"/>
          <w:sz w:val="22"/>
          <w:szCs w:val="22"/>
          <w:lang w:eastAsia="zh-CN"/>
        </w:rPr>
        <w:t xml:space="preserve"> identifying</w:t>
      </w:r>
      <w:r>
        <w:rPr>
          <w:rFonts w:ascii="Arial" w:hAnsi="Arial" w:cs="Arial"/>
          <w:sz w:val="22"/>
          <w:szCs w:val="22"/>
          <w:lang w:eastAsia="zh-CN"/>
        </w:rPr>
        <w:t xml:space="preserve"> common or cooperative mechanisms among distantly located, genetically independent SNPs, for the same or comorbid </w:t>
      </w:r>
      <w:r w:rsidRPr="00A32332">
        <w:rPr>
          <w:rFonts w:ascii="Arial" w:hAnsi="Arial" w:cs="Arial"/>
          <w:noProof/>
          <w:sz w:val="22"/>
          <w:szCs w:val="22"/>
          <w:lang w:eastAsia="zh-CN"/>
        </w:rPr>
        <w:t>diseases</w:t>
      </w:r>
      <w:r>
        <w:rPr>
          <w:rFonts w:ascii="Arial" w:hAnsi="Arial" w:cs="Arial"/>
          <w:sz w:val="22"/>
          <w:szCs w:val="22"/>
          <w:lang w:eastAsia="zh-CN"/>
        </w:rPr>
        <w:t xml:space="preserve">. </w:t>
      </w:r>
      <w:r w:rsidR="00201D39">
        <w:rPr>
          <w:rFonts w:ascii="Arial" w:hAnsi="Arial" w:cs="Arial"/>
          <w:b/>
          <w:sz w:val="22"/>
          <w:szCs w:val="22"/>
          <w:lang w:eastAsia="zh-CN"/>
        </w:rPr>
        <w:t>W</w:t>
      </w:r>
      <w:r w:rsidRPr="00351DC7">
        <w:rPr>
          <w:rFonts w:ascii="Arial" w:hAnsi="Arial" w:cs="Arial"/>
          <w:b/>
          <w:sz w:val="22"/>
          <w:szCs w:val="22"/>
          <w:lang w:eastAsia="zh-CN"/>
        </w:rPr>
        <w:t>e hypothesize that multiple factors analysis</w:t>
      </w:r>
      <w:r>
        <w:rPr>
          <w:rFonts w:ascii="Arial" w:hAnsi="Arial" w:cs="Arial"/>
          <w:b/>
          <w:sz w:val="22"/>
          <w:szCs w:val="22"/>
          <w:lang w:eastAsia="zh-CN"/>
        </w:rPr>
        <w:t xml:space="preserve"> (MFA)</w:t>
      </w:r>
      <w:r w:rsidRPr="00351DC7">
        <w:rPr>
          <w:rFonts w:ascii="Arial" w:hAnsi="Arial" w:cs="Arial"/>
          <w:b/>
          <w:sz w:val="22"/>
          <w:szCs w:val="22"/>
          <w:lang w:eastAsia="zh-CN"/>
        </w:rPr>
        <w:t xml:space="preserve"> of ENCODE data can unveil the cooperative and epistatic mechanisms of SNPs underlying the same or comorbid complex diseases.</w:t>
      </w:r>
      <w:r>
        <w:rPr>
          <w:rFonts w:ascii="Arial" w:hAnsi="Arial" w:cs="Arial"/>
          <w:sz w:val="22"/>
          <w:szCs w:val="22"/>
          <w:lang w:eastAsia="zh-CN"/>
        </w:rPr>
        <w:t xml:space="preserve">  The rationale for this hypothesis lies in that causal SNPs should perturb some key factors critical to a disease or comorbid </w:t>
      </w:r>
      <w:r w:rsidRPr="00A32332">
        <w:rPr>
          <w:rFonts w:ascii="Arial" w:hAnsi="Arial" w:cs="Arial"/>
          <w:noProof/>
          <w:sz w:val="22"/>
          <w:szCs w:val="22"/>
          <w:lang w:eastAsia="zh-CN"/>
        </w:rPr>
        <w:t>disease</w:t>
      </w:r>
      <w:r>
        <w:rPr>
          <w:rFonts w:ascii="Arial" w:hAnsi="Arial" w:cs="Arial"/>
          <w:sz w:val="22"/>
          <w:szCs w:val="22"/>
          <w:lang w:eastAsia="zh-CN"/>
        </w:rPr>
        <w:t>, which</w:t>
      </w:r>
      <w:r w:rsidR="003F2AA9">
        <w:rPr>
          <w:rFonts w:ascii="Arial" w:hAnsi="Arial" w:cs="Arial"/>
          <w:sz w:val="22"/>
          <w:szCs w:val="22"/>
          <w:lang w:eastAsia="zh-CN"/>
        </w:rPr>
        <w:t xml:space="preserve"> in turn</w:t>
      </w:r>
      <w:r>
        <w:rPr>
          <w:rFonts w:ascii="Arial" w:hAnsi="Arial" w:cs="Arial"/>
          <w:sz w:val="22"/>
          <w:szCs w:val="22"/>
          <w:lang w:eastAsia="zh-CN"/>
        </w:rPr>
        <w:t xml:space="preserve"> drive</w:t>
      </w:r>
      <w:r w:rsidR="003F2AA9">
        <w:rPr>
          <w:rFonts w:ascii="Arial" w:hAnsi="Arial" w:cs="Arial"/>
          <w:sz w:val="22"/>
          <w:szCs w:val="22"/>
          <w:lang w:eastAsia="zh-CN"/>
        </w:rPr>
        <w:t xml:space="preserve"> assay</w:t>
      </w:r>
      <w:r>
        <w:rPr>
          <w:rFonts w:ascii="Arial" w:hAnsi="Arial" w:cs="Arial"/>
          <w:sz w:val="22"/>
          <w:szCs w:val="22"/>
          <w:lang w:eastAsia="zh-CN"/>
        </w:rPr>
        <w:t xml:space="preserve"> detectable changes of biological entities at multiple related scales, which can be observed by a variety of assays</w:t>
      </w:r>
      <w:r w:rsidR="00905FCB">
        <w:rPr>
          <w:rFonts w:ascii="Arial" w:hAnsi="Arial" w:cs="Arial"/>
          <w:sz w:val="22"/>
          <w:szCs w:val="22"/>
          <w:lang w:eastAsia="zh-CN"/>
        </w:rPr>
        <w:t>, including epigenetic effects from environmental pressure</w:t>
      </w:r>
      <w:r>
        <w:rPr>
          <w:rFonts w:ascii="Arial" w:hAnsi="Arial" w:cs="Arial"/>
          <w:sz w:val="22"/>
          <w:szCs w:val="22"/>
          <w:lang w:eastAsia="zh-CN"/>
        </w:rPr>
        <w:t>. Therefore we propose to integrate the abundant, multiple-scale</w:t>
      </w:r>
      <w:r w:rsidR="00736458">
        <w:rPr>
          <w:rFonts w:ascii="Arial" w:hAnsi="Arial" w:cs="Arial"/>
          <w:sz w:val="22"/>
          <w:szCs w:val="22"/>
          <w:lang w:eastAsia="zh-CN"/>
        </w:rPr>
        <w:t xml:space="preserve"> genomics and epigenetics</w:t>
      </w:r>
      <w:r>
        <w:rPr>
          <w:rFonts w:ascii="Arial" w:hAnsi="Arial" w:cs="Arial"/>
          <w:sz w:val="22"/>
          <w:szCs w:val="22"/>
          <w:lang w:eastAsia="zh-CN"/>
        </w:rPr>
        <w:t xml:space="preserve"> data about DNAs in the ENCODE repository, by balancing the effects from multiple scales and</w:t>
      </w:r>
      <w:r w:rsidR="00615073">
        <w:rPr>
          <w:rFonts w:ascii="Arial" w:hAnsi="Arial" w:cs="Arial"/>
          <w:sz w:val="22"/>
          <w:szCs w:val="22"/>
          <w:lang w:eastAsia="zh-CN"/>
        </w:rPr>
        <w:t xml:space="preserve"> efficient</w:t>
      </w:r>
      <w:ins w:id="69" w:author="Dominic LaRoche" w:date="2015-12-02T11:49:00Z">
        <w:r w:rsidR="00153037">
          <w:rPr>
            <w:rFonts w:ascii="Arial" w:hAnsi="Arial" w:cs="Arial"/>
            <w:sz w:val="22"/>
            <w:szCs w:val="22"/>
            <w:lang w:eastAsia="zh-CN"/>
          </w:rPr>
          <w:t>ly</w:t>
        </w:r>
      </w:ins>
      <w:r>
        <w:rPr>
          <w:rFonts w:ascii="Arial" w:hAnsi="Arial" w:cs="Arial"/>
          <w:sz w:val="22"/>
          <w:szCs w:val="22"/>
          <w:lang w:eastAsia="zh-CN"/>
        </w:rPr>
        <w:t xml:space="preserve"> handling many </w:t>
      </w:r>
      <w:r w:rsidRPr="00A6640C">
        <w:rPr>
          <w:rFonts w:ascii="Arial" w:hAnsi="Arial" w:cs="Arial"/>
          <w:noProof/>
          <w:sz w:val="22"/>
          <w:szCs w:val="22"/>
          <w:lang w:eastAsia="zh-CN"/>
        </w:rPr>
        <w:t>mi</w:t>
      </w:r>
      <w:r>
        <w:rPr>
          <w:rFonts w:ascii="Arial" w:hAnsi="Arial" w:cs="Arial"/>
          <w:noProof/>
          <w:sz w:val="22"/>
          <w:szCs w:val="22"/>
          <w:lang w:eastAsia="zh-CN"/>
        </w:rPr>
        <w:t xml:space="preserve">ssing </w:t>
      </w:r>
      <w:r w:rsidRPr="00A32332">
        <w:rPr>
          <w:rFonts w:ascii="Arial" w:hAnsi="Arial" w:cs="Arial"/>
          <w:noProof/>
          <w:sz w:val="22"/>
          <w:szCs w:val="22"/>
          <w:lang w:eastAsia="zh-CN"/>
        </w:rPr>
        <w:t>assays</w:t>
      </w:r>
      <w:r>
        <w:rPr>
          <w:rFonts w:ascii="Arial" w:hAnsi="Arial" w:cs="Arial"/>
          <w:sz w:val="22"/>
          <w:szCs w:val="22"/>
          <w:lang w:eastAsia="zh-CN"/>
        </w:rPr>
        <w:t xml:space="preserve">.  We will develop an algorithm that combines the advantages of the statistical method of MFA and classic machine learning techniques, to mine the </w:t>
      </w:r>
      <w:ins w:id="70" w:author="Dominic LaRoche" w:date="2015-12-02T11:49:00Z">
        <w:r w:rsidR="00153037">
          <w:rPr>
            <w:rFonts w:ascii="Arial" w:hAnsi="Arial" w:cs="Arial"/>
            <w:sz w:val="22"/>
            <w:szCs w:val="22"/>
            <w:lang w:eastAsia="zh-CN"/>
          </w:rPr>
          <w:t>information</w:t>
        </w:r>
      </w:ins>
      <w:del w:id="71" w:author="Dominic LaRoche" w:date="2015-12-02T11:49:00Z">
        <w:r w:rsidDel="00153037">
          <w:rPr>
            <w:rFonts w:ascii="Arial" w:hAnsi="Arial" w:cs="Arial"/>
            <w:sz w:val="22"/>
            <w:szCs w:val="22"/>
            <w:lang w:eastAsia="zh-CN"/>
          </w:rPr>
          <w:delText>data</w:delText>
        </w:r>
      </w:del>
      <w:r>
        <w:rPr>
          <w:rFonts w:ascii="Arial" w:hAnsi="Arial" w:cs="Arial"/>
          <w:sz w:val="22"/>
          <w:szCs w:val="22"/>
          <w:lang w:eastAsia="zh-CN"/>
        </w:rPr>
        <w:t xml:space="preserve"> buried in </w:t>
      </w:r>
      <w:ins w:id="72" w:author="Dominic LaRoche" w:date="2015-12-02T11:49:00Z">
        <w:r w:rsidR="00153037">
          <w:rPr>
            <w:rFonts w:ascii="Arial" w:hAnsi="Arial" w:cs="Arial"/>
            <w:sz w:val="22"/>
            <w:szCs w:val="22"/>
            <w:lang w:eastAsia="zh-CN"/>
          </w:rPr>
          <w:t xml:space="preserve">the complexity of </w:t>
        </w:r>
      </w:ins>
      <w:bookmarkStart w:id="73" w:name="_GoBack"/>
      <w:bookmarkEnd w:id="73"/>
      <w:r>
        <w:rPr>
          <w:rFonts w:ascii="Arial" w:hAnsi="Arial" w:cs="Arial"/>
          <w:sz w:val="22"/>
          <w:szCs w:val="22"/>
          <w:lang w:eastAsia="zh-CN"/>
        </w:rPr>
        <w:t>existing datasets. We will also validate</w:t>
      </w:r>
      <w:r>
        <w:rPr>
          <w:rFonts w:ascii="Arial" w:eastAsia="SimSun" w:hAnsi="Arial" w:cs="Arial" w:hint="eastAsia"/>
          <w:sz w:val="22"/>
          <w:szCs w:val="22"/>
          <w:lang w:eastAsia="zh-CN"/>
        </w:rPr>
        <w:t xml:space="preserve"> the</w:t>
      </w:r>
      <w:r>
        <w:rPr>
          <w:rFonts w:ascii="Arial" w:hAnsi="Arial" w:cs="Arial"/>
          <w:sz w:val="22"/>
          <w:szCs w:val="22"/>
          <w:lang w:eastAsia="zh-CN"/>
        </w:rPr>
        <w:t xml:space="preserve"> </w:t>
      </w:r>
      <w:r w:rsidRPr="00A32332">
        <w:rPr>
          <w:rFonts w:ascii="Arial" w:hAnsi="Arial" w:cs="Arial"/>
          <w:noProof/>
          <w:sz w:val="22"/>
          <w:szCs w:val="22"/>
          <w:lang w:eastAsia="zh-CN"/>
        </w:rPr>
        <w:t>top</w:t>
      </w:r>
      <w:r>
        <w:rPr>
          <w:rFonts w:ascii="Arial" w:hAnsi="Arial" w:cs="Arial"/>
          <w:sz w:val="22"/>
          <w:szCs w:val="22"/>
          <w:lang w:eastAsia="zh-CN"/>
        </w:rPr>
        <w:t xml:space="preserve"> relationships in a large volume database consisting of both phenotype and genotype data at the single patient level. </w:t>
      </w:r>
    </w:p>
    <w:p w14:paraId="5D3CE413" w14:textId="77777777" w:rsidR="00425FD9" w:rsidRDefault="00425FD9" w:rsidP="00425FD9">
      <w:pPr>
        <w:rPr>
          <w:rFonts w:ascii="Arial" w:hAnsi="Arial" w:cs="Arial"/>
          <w:sz w:val="22"/>
          <w:szCs w:val="22"/>
          <w:lang w:eastAsia="zh-CN"/>
        </w:rPr>
      </w:pPr>
    </w:p>
    <w:p w14:paraId="04069043" w14:textId="4F1A38BF" w:rsidR="00425FD9" w:rsidRDefault="00425FD9" w:rsidP="00425FD9">
      <w:pPr>
        <w:rPr>
          <w:rFonts w:ascii="Arial" w:hAnsi="Arial" w:cs="Arial"/>
          <w:sz w:val="22"/>
          <w:szCs w:val="22"/>
          <w:lang w:eastAsia="zh-CN"/>
        </w:rPr>
      </w:pPr>
      <w:r>
        <w:rPr>
          <w:rFonts w:ascii="Arial" w:hAnsi="Arial" w:cs="Arial"/>
          <w:sz w:val="22"/>
          <w:szCs w:val="22"/>
          <w:lang w:eastAsia="zh-CN"/>
        </w:rPr>
        <w:t xml:space="preserve">In summary, the completion of this project will be significant because this method will result in the discovery of </w:t>
      </w:r>
      <w:r w:rsidR="00615073">
        <w:rPr>
          <w:rFonts w:ascii="Arial" w:hAnsi="Arial" w:cs="Arial"/>
          <w:sz w:val="22"/>
          <w:szCs w:val="22"/>
          <w:lang w:eastAsia="zh-CN"/>
        </w:rPr>
        <w:t xml:space="preserve">causal </w:t>
      </w:r>
      <w:r>
        <w:rPr>
          <w:rFonts w:ascii="Arial" w:hAnsi="Arial" w:cs="Arial"/>
          <w:sz w:val="22"/>
          <w:szCs w:val="22"/>
          <w:lang w:eastAsia="zh-CN"/>
        </w:rPr>
        <w:t xml:space="preserve">biological mechanisms behind complex diseases and their associated comorbidities. The results could </w:t>
      </w:r>
      <w:r>
        <w:rPr>
          <w:rFonts w:ascii="Arial" w:hAnsi="Arial" w:cs="Arial"/>
          <w:sz w:val="22"/>
          <w:szCs w:val="22"/>
          <w:lang w:eastAsia="zh-CN"/>
        </w:rPr>
        <w:lastRenderedPageBreak/>
        <w:t>also serve as biomarkers for disease diagnoses and disease progression</w:t>
      </w:r>
      <w:r w:rsidR="001C103D">
        <w:rPr>
          <w:rFonts w:ascii="Arial" w:hAnsi="Arial" w:cs="Arial"/>
          <w:sz w:val="22"/>
          <w:szCs w:val="22"/>
          <w:lang w:eastAsia="zh-CN"/>
        </w:rPr>
        <w:t xml:space="preserve"> with better accuracy than current biomarkers based on additive effects of SNPs</w:t>
      </w:r>
      <w:r>
        <w:rPr>
          <w:rFonts w:ascii="Arial" w:hAnsi="Arial" w:cs="Arial"/>
          <w:sz w:val="22"/>
          <w:szCs w:val="22"/>
          <w:lang w:eastAsia="zh-CN"/>
        </w:rPr>
        <w:t xml:space="preserve">, and will provide generalized approaches for data integration, big data analysis, and translational medicine, which fit well with recent NIH initiatives. </w:t>
      </w:r>
    </w:p>
    <w:p w14:paraId="0AD90846" w14:textId="77777777" w:rsidR="00425FD9" w:rsidRDefault="00425FD9" w:rsidP="00425FD9">
      <w:pPr>
        <w:rPr>
          <w:rFonts w:ascii="Arial" w:hAnsi="Arial" w:cs="Arial"/>
          <w:b/>
          <w:sz w:val="22"/>
          <w:szCs w:val="22"/>
          <w:lang w:eastAsia="zh-CN"/>
        </w:rPr>
      </w:pPr>
    </w:p>
    <w:p w14:paraId="431F262B" w14:textId="77777777" w:rsidR="00425FD9" w:rsidRDefault="00425FD9" w:rsidP="00BA06E1">
      <w:pPr>
        <w:keepNext/>
        <w:outlineLvl w:val="0"/>
        <w:rPr>
          <w:rFonts w:ascii="Arial" w:hAnsi="Arial" w:cs="Arial"/>
          <w:sz w:val="22"/>
          <w:szCs w:val="22"/>
        </w:rPr>
      </w:pPr>
      <w:r>
        <w:rPr>
          <w:rFonts w:ascii="Arial" w:hAnsi="Arial" w:cs="Arial"/>
          <w:b/>
          <w:sz w:val="22"/>
          <w:szCs w:val="22"/>
        </w:rPr>
        <w:t>Innovation</w:t>
      </w:r>
    </w:p>
    <w:p w14:paraId="4BA8B587" w14:textId="5B3D2F14" w:rsidR="006F1FD7" w:rsidRDefault="00425FD9" w:rsidP="006F1FD7">
      <w:pPr>
        <w:rPr>
          <w:rFonts w:ascii="Arial" w:hAnsi="Arial" w:cs="Arial"/>
          <w:b/>
          <w:sz w:val="22"/>
          <w:szCs w:val="22"/>
          <w:lang w:eastAsia="zh-CN"/>
        </w:rPr>
      </w:pPr>
      <w:r>
        <w:rPr>
          <w:rFonts w:ascii="Arial" w:hAnsi="Arial" w:cs="Arial"/>
          <w:sz w:val="22"/>
          <w:szCs w:val="22"/>
        </w:rPr>
        <w:t>With the advance of high-throughput techniques, a barrier for developing treatments for disease lies in the development of effective and efficient data integration. The integration demand not only arises from multiple scale assays of a single project like ENCODE, and The Cancer Genome Atlas (TCGA)</w:t>
      </w:r>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&lt;EndNote&gt;&lt;Cite&gt;&lt;Author&gt;Weinstein&lt;/Author&gt;&lt;Year&gt;2013&lt;/Year&gt;&lt;RecNum&gt;39&lt;/RecNum&gt;&lt;DisplayText&gt;[16]&lt;/DisplayText&gt;&lt;record&gt;&lt;rec-number&gt;39&lt;/rec-number&gt;&lt;foreign-keys&gt;&lt;key app="EN" db-id="2tawrat25zt993edarspaa9kfwatvstsra5r" timestamp="1448254884"&gt;39&lt;/key&gt;&lt;/foreign-keys&gt;&lt;ref-type name="Journal Article"&gt;17&lt;/ref-type&gt;&lt;contributors&gt;&lt;authors&gt;&lt;author&gt;Weinstein,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M&lt;/author&gt;&lt;author&gt;Cancer Genome Atlas Research Network&lt;/author&gt;&lt;/authors&gt;&lt;/contributors&gt;&lt;titles&gt;&lt;title&gt;The cancer genome atlas pan-cancer analysis project&lt;/title&gt;&lt;secondary-title&gt;Nature genetics&lt;/secondary-title&gt;&lt;/titles&gt;&lt;periodical&gt;&lt;full-title&gt;Nature genetics&lt;/full-title&gt;&lt;/periodical&gt;&lt;pages&gt;1113-1120&lt;/pages&gt;&lt;volume&gt;45&lt;/volume&gt;&lt;number&gt;10&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[16]</w:t>
      </w:r>
      <w:r w:rsidR="00450599">
        <w:rPr>
          <w:rFonts w:ascii="Arial" w:hAnsi="Arial" w:cs="Arial"/>
          <w:sz w:val="22"/>
          <w:szCs w:val="22"/>
        </w:rPr>
        <w:fldChar w:fldCharType="end"/>
      </w:r>
      <w:r>
        <w:rPr>
          <w:rFonts w:ascii="Arial" w:hAnsi="Arial" w:cs="Arial"/>
          <w:sz w:val="22"/>
          <w:szCs w:val="22"/>
        </w:rPr>
        <w:t xml:space="preserve">, but also from knowledge integration from </w:t>
      </w:r>
      <w:r>
        <w:rPr>
          <w:rFonts w:ascii="Arial" w:hAnsi="Arial" w:cs="Arial"/>
          <w:noProof/>
          <w:sz w:val="22"/>
          <w:szCs w:val="22"/>
        </w:rPr>
        <w:t>several</w:t>
      </w:r>
      <w:r>
        <w:rPr>
          <w:rFonts w:ascii="Arial" w:hAnsi="Arial" w:cs="Arial"/>
          <w:sz w:val="22"/>
          <w:szCs w:val="22"/>
        </w:rPr>
        <w:t xml:space="preserve"> projects such as</w:t>
      </w:r>
      <w:r w:rsidR="0081324D">
        <w:rPr>
          <w:rFonts w:ascii="Arial" w:hAnsi="Arial" w:cs="Arial"/>
          <w:sz w:val="22"/>
          <w:szCs w:val="22"/>
        </w:rPr>
        <w:t xml:space="preserve"> various</w:t>
      </w:r>
      <w:r>
        <w:rPr>
          <w:rFonts w:ascii="Arial" w:hAnsi="Arial" w:cs="Arial"/>
          <w:sz w:val="22"/>
          <w:szCs w:val="22"/>
        </w:rPr>
        <w:t xml:space="preserve"> GWAS</w:t>
      </w:r>
      <w:r w:rsidR="0081324D">
        <w:rPr>
          <w:rFonts w:ascii="Arial" w:hAnsi="Arial" w:cs="Arial"/>
          <w:sz w:val="22"/>
          <w:szCs w:val="22"/>
        </w:rPr>
        <w:t xml:space="preserve"> projects</w:t>
      </w:r>
      <w:r>
        <w:rPr>
          <w:rFonts w:ascii="Arial" w:hAnsi="Arial" w:cs="Arial"/>
          <w:sz w:val="22"/>
          <w:szCs w:val="22"/>
        </w:rPr>
        <w:t xml:space="preserve">, </w:t>
      </w:r>
      <w:proofErr w:type="spellStart"/>
      <w:r w:rsidR="001C103D">
        <w:rPr>
          <w:rFonts w:ascii="Arial" w:hAnsi="Arial" w:cs="Arial"/>
          <w:sz w:val="22"/>
          <w:szCs w:val="22"/>
        </w:rPr>
        <w:t>GTEx</w:t>
      </w:r>
      <w:proofErr w:type="spellEnd"/>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[4]</w:t>
      </w:r>
      <w:r w:rsidR="00450599">
        <w:rPr>
          <w:rFonts w:ascii="Arial" w:hAnsi="Arial" w:cs="Arial"/>
          <w:sz w:val="22"/>
          <w:szCs w:val="22"/>
        </w:rPr>
        <w:fldChar w:fldCharType="end"/>
      </w:r>
      <w:r>
        <w:rPr>
          <w:rFonts w:ascii="Arial" w:hAnsi="Arial" w:cs="Arial"/>
          <w:sz w:val="22"/>
          <w:szCs w:val="22"/>
        </w:rPr>
        <w:t xml:space="preserve">, and ENCODE. Multiple factor analysis has </w:t>
      </w:r>
      <w:r w:rsidR="001C103D">
        <w:rPr>
          <w:rFonts w:ascii="Arial" w:hAnsi="Arial" w:cs="Arial"/>
          <w:sz w:val="22"/>
          <w:szCs w:val="22"/>
        </w:rPr>
        <w:t xml:space="preserve">provided a framework for </w:t>
      </w:r>
      <w:r>
        <w:rPr>
          <w:rFonts w:ascii="Arial" w:hAnsi="Arial" w:cs="Arial"/>
          <w:sz w:val="22"/>
          <w:szCs w:val="22"/>
        </w:rPr>
        <w:t xml:space="preserve">many novel mathematical methods </w:t>
      </w:r>
      <w:r w:rsidR="009268B2">
        <w:rPr>
          <w:rFonts w:ascii="Arial" w:hAnsi="Arial" w:cs="Arial"/>
          <w:sz w:val="22"/>
          <w:szCs w:val="22"/>
        </w:rPr>
        <w:fldChar w:fldCharType="begin"/>
      </w:r>
      <w:r w:rsidR="00450599">
        <w:rPr>
          <w:rFonts w:ascii="Arial" w:hAnsi="Arial" w:cs="Arial"/>
          <w:sz w:val="22"/>
          <w:szCs w:val="22"/>
        </w:rPr>
        <w:instrText xml:space="preserve"> ADDIN EN.CITE &lt;EndNote&gt;&lt;Cite&gt;&lt;Author&gt;Thurstone&lt;/Author&gt;&lt;Year&gt;1931&lt;/Year&gt;&lt;RecNum&gt;5&lt;/RecNum&gt;&lt;DisplayText&gt;[17, 18]&lt;/DisplayText&gt;&lt;record&gt;&lt;rec-number&gt;5&lt;/rec-number&gt;&lt;foreign-keys&gt;&lt;key app="EN" db-id="2tawrat25zt993edarspaa9kfwatvstsra5r" timestamp="1448170818"&gt;5&lt;/key&gt;&lt;/foreign-keys&gt;&lt;ref-type name="Journal Article"&gt;17&lt;/ref-type&gt;&lt;contributors&gt;&lt;authors&gt;&lt;author&gt;Thurstone, Lewis L&lt;/author&gt;&lt;/authors&gt;&lt;/contributors&gt;&lt;titles&gt;&lt;title&gt;Multiple factor analysis&lt;/title&gt;&lt;secondary-title&gt;Psychological Review&lt;/secondary-title&gt;&lt;/titles&gt;&lt;periodical&gt;&lt;full-title&gt;Psychological Review&lt;/full-title&gt;&lt;/periodical&gt;&lt;pages&gt;406&lt;/pages&gt;&lt;volume&gt;38&lt;/volume&gt;&lt;number&gt;5&lt;/number&gt;&lt;dates&gt;&lt;year&gt;1931&lt;/year&gt;&lt;/dates&gt;&lt;isbn&gt;1939-1471&lt;/isbn&gt;&lt;urls&gt;&lt;/urls&gt;&lt;/record&gt;&lt;/Cite&gt;&lt;Cite&gt;&lt;Author&gt;Escofier&lt;/Author&gt;&lt;Year&gt;1994&lt;/Year&gt;&lt;RecNum&gt;6&lt;/RecNum&gt;&lt;record&gt;&lt;rec-number&gt;6&lt;/rec-number&gt;&lt;foreign-keys&gt;&lt;key app="EN" db-id="2tawrat25zt993edarspaa9kfwatvstsra5r" timestamp="1448170861"&gt;6&lt;/key&gt;&lt;/foreign-keys&gt;&lt;ref-type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[17, 18]</w:t>
      </w:r>
      <w:r w:rsidR="009268B2">
        <w:rPr>
          <w:rFonts w:ascii="Arial" w:hAnsi="Arial" w:cs="Arial"/>
          <w:sz w:val="22"/>
          <w:szCs w:val="22"/>
        </w:rPr>
        <w:fldChar w:fldCharType="end"/>
      </w:r>
      <w:r>
        <w:rPr>
          <w:rFonts w:ascii="Arial" w:hAnsi="Arial" w:cs="Arial"/>
          <w:sz w:val="22"/>
          <w:szCs w:val="22"/>
        </w:rPr>
        <w:t xml:space="preserve"> but has only recently been used in data integration of multiple scale data </w:t>
      </w:r>
      <w:r w:rsidR="009268B2">
        <w:rPr>
          <w:rFonts w:ascii="Arial" w:hAnsi="Arial" w:cs="Arial"/>
          <w:sz w:val="22"/>
          <w:szCs w:val="22"/>
        </w:rPr>
        <w:fldChar w:fldCharType="begin"/>
      </w:r>
      <w:r w:rsidR="003A4F23">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[19]</w:t>
      </w:r>
      <w:r w:rsidR="009268B2">
        <w:rPr>
          <w:rFonts w:ascii="Arial" w:hAnsi="Arial" w:cs="Arial"/>
          <w:sz w:val="22"/>
          <w:szCs w:val="22"/>
        </w:rPr>
        <w:fldChar w:fldCharType="end"/>
      </w:r>
      <w:r>
        <w:rPr>
          <w:rFonts w:ascii="Arial" w:hAnsi="Arial" w:cs="Arial"/>
          <w:sz w:val="22"/>
          <w:szCs w:val="22"/>
        </w:rPr>
        <w:t xml:space="preserve">. </w:t>
      </w:r>
      <w:r>
        <w:rPr>
          <w:rFonts w:ascii="Arial" w:hAnsi="Arial" w:cs="Arial"/>
          <w:noProof/>
          <w:sz w:val="22"/>
          <w:szCs w:val="22"/>
        </w:rPr>
        <w:t>Also</w:t>
      </w:r>
      <w:r>
        <w:rPr>
          <w:rFonts w:ascii="Arial" w:hAnsi="Arial" w:cs="Arial"/>
          <w:sz w:val="22"/>
          <w:szCs w:val="22"/>
        </w:rPr>
        <w:t xml:space="preserve">, the </w:t>
      </w:r>
      <w:r>
        <w:rPr>
          <w:rFonts w:ascii="Arial" w:hAnsi="Arial" w:cs="Arial"/>
          <w:noProof/>
          <w:sz w:val="22"/>
          <w:szCs w:val="22"/>
        </w:rPr>
        <w:t>combination</w:t>
      </w:r>
      <w:r>
        <w:rPr>
          <w:rFonts w:ascii="Arial" w:hAnsi="Arial" w:cs="Arial"/>
          <w:sz w:val="22"/>
          <w:szCs w:val="22"/>
        </w:rPr>
        <w:t xml:space="preserve"> of multiple factor analysis and machine learning techniques</w:t>
      </w:r>
      <w:r w:rsidR="0081324D">
        <w:rPr>
          <w:rFonts w:ascii="Arial" w:hAnsi="Arial" w:cs="Arial"/>
          <w:sz w:val="22"/>
          <w:szCs w:val="22"/>
        </w:rPr>
        <w:t xml:space="preserve"> for epistasis studies</w:t>
      </w:r>
      <w:r>
        <w:rPr>
          <w:rFonts w:ascii="Arial" w:hAnsi="Arial" w:cs="Arial"/>
          <w:sz w:val="22"/>
          <w:szCs w:val="22"/>
        </w:rPr>
        <w:t>, such as K-nearest neighbor and clustering, is novel. Furthermore, the method combining multiple factor analysis and clustering techniques is not only applicable to epistatic analysis, but also general enough for other omics data integration from a variety of applications, such as disease subtype identification, signature pathway analysis, and prognosis and survival analysis. We will open the source codes of the algorithms for potential applications of this integrative approach. In term of the epistatic underpinnings of complex disease and comorbidity, the integrative analysis of functional data in ENCODE can dramatically reduce the search space</w:t>
      </w:r>
      <w:r w:rsidR="00AF206C">
        <w:rPr>
          <w:rFonts w:ascii="Arial" w:hAnsi="Arial" w:cs="Arial"/>
          <w:sz w:val="22"/>
          <w:szCs w:val="22"/>
        </w:rPr>
        <w:t xml:space="preserve"> due to only testing SNPs with known association</w:t>
      </w:r>
      <w:r w:rsidR="0081324D">
        <w:rPr>
          <w:rFonts w:ascii="Arial" w:hAnsi="Arial" w:cs="Arial"/>
          <w:sz w:val="22"/>
          <w:szCs w:val="22"/>
        </w:rPr>
        <w:t>s</w:t>
      </w:r>
      <w:r w:rsidR="00AF206C">
        <w:rPr>
          <w:rFonts w:ascii="Arial" w:hAnsi="Arial" w:cs="Arial"/>
          <w:sz w:val="22"/>
          <w:szCs w:val="22"/>
        </w:rPr>
        <w:t xml:space="preserve"> to diseases</w:t>
      </w:r>
      <w:r>
        <w:rPr>
          <w:rFonts w:ascii="Arial" w:hAnsi="Arial" w:cs="Arial"/>
          <w:sz w:val="22"/>
          <w:szCs w:val="22"/>
        </w:rPr>
        <w:t xml:space="preserve">, and </w:t>
      </w:r>
      <w:r w:rsidR="008066E3">
        <w:rPr>
          <w:rFonts w:ascii="Arial" w:hAnsi="Arial" w:cs="Arial"/>
          <w:sz w:val="22"/>
          <w:szCs w:val="22"/>
        </w:rPr>
        <w:t>benefit</w:t>
      </w:r>
      <w:r>
        <w:rPr>
          <w:rFonts w:ascii="Arial" w:hAnsi="Arial" w:cs="Arial"/>
          <w:sz w:val="22"/>
          <w:szCs w:val="22"/>
        </w:rPr>
        <w:t xml:space="preserve"> future</w:t>
      </w:r>
      <w:r w:rsidR="0081324D">
        <w:rPr>
          <w:rFonts w:ascii="Arial" w:hAnsi="Arial" w:cs="Arial"/>
          <w:sz w:val="22"/>
          <w:szCs w:val="22"/>
        </w:rPr>
        <w:t xml:space="preserve"> biological validation and clinical</w:t>
      </w:r>
      <w:r>
        <w:rPr>
          <w:rFonts w:ascii="Arial" w:hAnsi="Arial" w:cs="Arial"/>
          <w:sz w:val="22"/>
          <w:szCs w:val="22"/>
        </w:rPr>
        <w:t xml:space="preserve"> intervention. </w:t>
      </w:r>
    </w:p>
    <w:p w14:paraId="08F0A938" w14:textId="0178530A" w:rsidR="00650D8B" w:rsidRDefault="005F647B" w:rsidP="00F068EC">
      <w:pPr>
        <w:keepNext/>
        <w:spacing w:before="200"/>
        <w:rPr>
          <w:rFonts w:ascii="Arial" w:hAnsi="Arial"/>
          <w:b/>
          <w:sz w:val="22"/>
          <w:szCs w:val="22"/>
        </w:rPr>
      </w:pPr>
      <w:r>
        <w:rPr>
          <w:rFonts w:ascii="Arial" w:hAnsi="Arial"/>
          <w:b/>
          <w:sz w:val="22"/>
          <w:szCs w:val="22"/>
        </w:rPr>
        <w:t>Approach</w:t>
      </w:r>
    </w:p>
    <w:p w14:paraId="1398860A" w14:textId="22B3F39E" w:rsidR="00621F78" w:rsidRDefault="00621F78" w:rsidP="00621F78">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w:t>
      </w:r>
      <w:r w:rsidRPr="006F1FD7">
        <w:rPr>
          <w:rFonts w:ascii="Arial" w:hAnsi="Arial" w:cs="Arial"/>
          <w:b/>
          <w:i/>
          <w:noProof/>
          <w:sz w:val="22"/>
          <w:szCs w:val="22"/>
        </w:rPr>
        <w:t>mechanisms</w:t>
      </w:r>
      <w:r w:rsidRPr="002C6BA3">
        <w:rPr>
          <w:rFonts w:ascii="Arial" w:hAnsi="Arial" w:cs="Arial"/>
          <w:b/>
          <w:i/>
          <w:sz w:val="22"/>
          <w:szCs w:val="22"/>
        </w:rPr>
        <w:t xml:space="preserve">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7656FF">
        <w:rPr>
          <w:rFonts w:ascii="Arial" w:hAnsi="Arial" w:cs="Arial"/>
          <w:sz w:val="22"/>
          <w:szCs w:val="22"/>
        </w:rPr>
        <w:t xml:space="preserve"> </w:t>
      </w:r>
    </w:p>
    <w:tbl>
      <w:tblPr>
        <w:tblStyle w:val="TableGrid"/>
        <w:tblpPr w:leftFromText="180" w:rightFromText="180" w:vertAnchor="text" w:horzAnchor="page" w:tblpX="7489" w:tblpY="180"/>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4122"/>
      </w:tblGrid>
      <w:tr w:rsidR="00BA06E1" w14:paraId="5BE7AD6B" w14:textId="77777777" w:rsidTr="00BA06E1">
        <w:trPr>
          <w:trHeight w:val="399"/>
        </w:trPr>
        <w:tc>
          <w:tcPr>
            <w:tcW w:w="4122" w:type="dxa"/>
          </w:tcPr>
          <w:p w14:paraId="02BE5C4D" w14:textId="77777777" w:rsidR="00BA06E1" w:rsidRPr="009421BC" w:rsidRDefault="00BA06E1" w:rsidP="00BA06E1">
            <w:pPr>
              <w:rPr>
                <w:rFonts w:ascii="Arial" w:eastAsia="SimSun" w:hAnsi="Arial"/>
                <w:b/>
                <w:sz w:val="20"/>
                <w:szCs w:val="20"/>
                <w:lang w:eastAsia="zh-CN"/>
              </w:rPr>
            </w:pPr>
            <w:r>
              <w:t xml:space="preserve">   </w:t>
            </w:r>
            <w:r>
              <w:rPr>
                <w:noProof/>
              </w:rPr>
              <w:drawing>
                <wp:inline distT="0" distB="0" distL="0" distR="0" wp14:anchorId="5E1D75E3" wp14:editId="2B407D94">
                  <wp:extent cx="2105470" cy="2286405"/>
                  <wp:effectExtent l="0" t="0" r="3175" b="0"/>
                  <wp:docPr id="2" name="Picture 2" descr="Macintosh HD:Users:haiquan:Dropbox:study:IMB521:write up:figures:best_results_2overlap_3_sn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best_results_2overlap_3_snp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470" cy="2286405"/>
                          </a:xfrm>
                          <a:prstGeom prst="rect">
                            <a:avLst/>
                          </a:prstGeom>
                          <a:noFill/>
                          <a:ln>
                            <a:noFill/>
                          </a:ln>
                        </pic:spPr>
                      </pic:pic>
                    </a:graphicData>
                  </a:graphic>
                </wp:inline>
              </w:drawing>
            </w:r>
          </w:p>
        </w:tc>
      </w:tr>
      <w:tr w:rsidR="00BA06E1" w14:paraId="07338261" w14:textId="77777777" w:rsidTr="00BA06E1">
        <w:trPr>
          <w:trHeight w:val="399"/>
        </w:trPr>
        <w:tc>
          <w:tcPr>
            <w:tcW w:w="4122" w:type="dxa"/>
          </w:tcPr>
          <w:p w14:paraId="61F4CB98" w14:textId="77777777" w:rsidR="00BA06E1" w:rsidRPr="00703FBB" w:rsidRDefault="00BA06E1" w:rsidP="00BA06E1">
            <w:pPr>
              <w:rPr>
                <w:rFonts w:ascii="Arial" w:eastAsia="SimSun" w:hAnsi="Arial"/>
                <w:sz w:val="20"/>
                <w:szCs w:val="20"/>
                <w:lang w:eastAsia="zh-CN"/>
              </w:rPr>
            </w:pPr>
            <w:r w:rsidRPr="009421BC">
              <w:rPr>
                <w:rFonts w:ascii="Arial" w:eastAsia="SimSun" w:hAnsi="Arial" w:hint="eastAsia"/>
                <w:b/>
                <w:sz w:val="20"/>
                <w:szCs w:val="20"/>
                <w:lang w:eastAsia="zh-CN"/>
              </w:rPr>
              <w:t>Figure 1</w:t>
            </w:r>
            <w:r w:rsidRPr="00703FBB">
              <w:rPr>
                <w:rFonts w:ascii="Arial" w:eastAsia="SimSun" w:hAnsi="Arial" w:hint="eastAsia"/>
                <w:sz w:val="20"/>
                <w:szCs w:val="20"/>
                <w:lang w:eastAsia="zh-CN"/>
              </w:rPr>
              <w:t xml:space="preserve">. </w:t>
            </w:r>
            <w:r w:rsidRPr="009421BC">
              <w:rPr>
                <w:rFonts w:ascii="Arial" w:eastAsia="SimSun" w:hAnsi="Arial"/>
                <w:b/>
                <w:sz w:val="20"/>
                <w:szCs w:val="20"/>
                <w:lang w:eastAsia="zh-CN"/>
              </w:rPr>
              <w:t>Example MFA results</w:t>
            </w:r>
            <w:r>
              <w:rPr>
                <w:rFonts w:ascii="Arial" w:eastAsia="SimSun" w:hAnsi="Arial"/>
                <w:sz w:val="20"/>
                <w:szCs w:val="20"/>
                <w:lang w:eastAsia="zh-CN"/>
              </w:rPr>
              <w:t xml:space="preserve">. </w:t>
            </w:r>
            <w:r>
              <w:rPr>
                <w:rFonts w:ascii="Arial" w:eastAsia="SimSun" w:hAnsi="Arial" w:hint="eastAsia"/>
                <w:sz w:val="20"/>
                <w:szCs w:val="20"/>
                <w:lang w:eastAsia="zh-CN"/>
              </w:rPr>
              <w:t xml:space="preserve">First </w:t>
            </w:r>
            <w:r>
              <w:rPr>
                <w:rFonts w:ascii="Arial" w:eastAsia="SimSun" w:hAnsi="Arial"/>
                <w:sz w:val="20"/>
                <w:szCs w:val="20"/>
                <w:lang w:eastAsia="zh-CN"/>
              </w:rPr>
              <w:t>three</w:t>
            </w:r>
            <w:r>
              <w:rPr>
                <w:rFonts w:ascii="Arial" w:eastAsia="SimSun" w:hAnsi="Arial" w:hint="eastAsia"/>
                <w:sz w:val="20"/>
                <w:szCs w:val="20"/>
                <w:lang w:eastAsia="zh-CN"/>
              </w:rPr>
              <w:t xml:space="preserve"> factors (&gt;77% variances) of disease-associated </w:t>
            </w:r>
            <w:r w:rsidRPr="00703FBB">
              <w:rPr>
                <w:rFonts w:ascii="Arial" w:eastAsia="SimSun" w:hAnsi="Arial" w:hint="eastAsia"/>
                <w:sz w:val="20"/>
                <w:szCs w:val="20"/>
                <w:lang w:eastAsia="zh-CN"/>
              </w:rPr>
              <w:t>SNP</w:t>
            </w:r>
            <w:r>
              <w:rPr>
                <w:rFonts w:ascii="Arial" w:eastAsia="SimSun" w:hAnsi="Arial" w:hint="eastAsia"/>
                <w:sz w:val="20"/>
                <w:szCs w:val="20"/>
                <w:lang w:eastAsia="zh-CN"/>
              </w:rPr>
              <w:t>s</w:t>
            </w:r>
            <w:r w:rsidRPr="00703FBB">
              <w:rPr>
                <w:rFonts w:ascii="Arial" w:eastAsia="SimSun" w:hAnsi="Arial" w:hint="eastAsia"/>
                <w:sz w:val="20"/>
                <w:szCs w:val="20"/>
                <w:lang w:eastAsia="zh-CN"/>
              </w:rPr>
              <w:t xml:space="preserve"> on</w:t>
            </w:r>
            <w:r>
              <w:rPr>
                <w:rFonts w:ascii="Arial" w:eastAsia="SimSun" w:hAnsi="Arial" w:hint="eastAsia"/>
                <w:sz w:val="20"/>
                <w:szCs w:val="20"/>
                <w:lang w:eastAsia="zh-CN"/>
              </w:rPr>
              <w:t xml:space="preserve"> chromosome 6</w:t>
            </w:r>
            <w:r w:rsidRPr="00703FBB">
              <w:rPr>
                <w:rFonts w:ascii="Arial" w:eastAsia="SimSun" w:hAnsi="Arial" w:hint="eastAsia"/>
                <w:sz w:val="20"/>
                <w:szCs w:val="20"/>
                <w:lang w:eastAsia="zh-CN"/>
              </w:rPr>
              <w:t xml:space="preserve"> </w:t>
            </w:r>
            <w:r>
              <w:rPr>
                <w:rFonts w:ascii="Arial" w:eastAsia="SimSun" w:hAnsi="Arial" w:hint="eastAsia"/>
                <w:sz w:val="20"/>
                <w:szCs w:val="20"/>
                <w:lang w:eastAsia="zh-CN"/>
              </w:rPr>
              <w:t>from</w:t>
            </w:r>
            <w:r>
              <w:rPr>
                <w:rFonts w:ascii="Arial" w:eastAsia="SimSun" w:hAnsi="Arial"/>
                <w:sz w:val="20"/>
                <w:szCs w:val="20"/>
                <w:lang w:eastAsia="zh-CN"/>
              </w:rPr>
              <w:t xml:space="preserve"> </w:t>
            </w:r>
            <w:r w:rsidRPr="00703FBB">
              <w:rPr>
                <w:rFonts w:ascii="Arial" w:eastAsia="SimSun" w:hAnsi="Arial" w:hint="eastAsia"/>
                <w:sz w:val="20"/>
                <w:szCs w:val="20"/>
                <w:lang w:eastAsia="zh-CN"/>
              </w:rPr>
              <w:t>five TFs (16 replicates in total)</w:t>
            </w:r>
            <w:r>
              <w:rPr>
                <w:rFonts w:ascii="Arial" w:eastAsia="SimSun" w:hAnsi="Arial"/>
                <w:sz w:val="20"/>
                <w:szCs w:val="20"/>
                <w:lang w:eastAsia="zh-CN"/>
              </w:rPr>
              <w:t xml:space="preserve"> and</w:t>
            </w:r>
            <w:r>
              <w:rPr>
                <w:rFonts w:ascii="Arial" w:eastAsia="SimSun" w:hAnsi="Arial" w:hint="eastAsia"/>
                <w:sz w:val="20"/>
                <w:szCs w:val="20"/>
                <w:lang w:eastAsia="zh-CN"/>
              </w:rPr>
              <w:t xml:space="preserve"> five replicates of </w:t>
            </w:r>
            <w:r>
              <w:rPr>
                <w:rFonts w:ascii="Arial" w:eastAsia="SimSun" w:hAnsi="Arial"/>
                <w:sz w:val="20"/>
                <w:szCs w:val="20"/>
                <w:lang w:eastAsia="zh-CN"/>
              </w:rPr>
              <w:t>chromatin</w:t>
            </w:r>
            <w:r>
              <w:rPr>
                <w:rFonts w:ascii="Arial" w:eastAsia="SimSun" w:hAnsi="Arial" w:hint="eastAsia"/>
                <w:sz w:val="20"/>
                <w:szCs w:val="20"/>
                <w:lang w:eastAsia="zh-CN"/>
              </w:rPr>
              <w:t xml:space="preserve"> accessibility</w:t>
            </w:r>
            <w:r>
              <w:rPr>
                <w:rFonts w:ascii="Arial" w:eastAsia="SimSun" w:hAnsi="Arial"/>
                <w:sz w:val="20"/>
                <w:szCs w:val="20"/>
                <w:lang w:eastAsia="zh-CN"/>
              </w:rPr>
              <w:t xml:space="preserve"> data</w:t>
            </w:r>
            <w:r w:rsidRPr="00703FBB">
              <w:rPr>
                <w:rFonts w:ascii="Arial" w:eastAsia="SimSun" w:hAnsi="Arial" w:hint="eastAsia"/>
                <w:sz w:val="20"/>
                <w:szCs w:val="20"/>
                <w:lang w:eastAsia="zh-CN"/>
              </w:rPr>
              <w:t xml:space="preserve">. </w:t>
            </w:r>
            <w:r>
              <w:rPr>
                <w:rFonts w:ascii="Arial" w:eastAsia="SimSun" w:hAnsi="Arial"/>
                <w:sz w:val="20"/>
                <w:szCs w:val="20"/>
                <w:lang w:eastAsia="zh-CN"/>
              </w:rPr>
              <w:t xml:space="preserve">Although many SNPs are clustered together due to sparse functionality on these five TFs, SNPs associated with systemic sclerosis, hypothyroidism are close with each other in the first three factors, indicating similar functions among the five TFs.  </w:t>
            </w:r>
          </w:p>
        </w:tc>
      </w:tr>
    </w:tbl>
    <w:p w14:paraId="472A30B0" w14:textId="2E4365C0" w:rsidR="00D6401D" w:rsidRDefault="006F1FD7" w:rsidP="008E60A0">
      <w:pPr>
        <w:spacing w:before="200"/>
        <w:rPr>
          <w:rFonts w:ascii="Arial" w:hAnsi="Arial" w:cs="Arial"/>
          <w:sz w:val="22"/>
          <w:szCs w:val="22"/>
        </w:rPr>
      </w:pPr>
      <w:r w:rsidRPr="005F647B">
        <w:rPr>
          <w:rFonts w:ascii="Arial" w:hAnsi="Arial" w:cs="Arial"/>
          <w:i/>
          <w:sz w:val="22"/>
          <w:szCs w:val="22"/>
        </w:rPr>
        <w:t>Hypothesis and rationale</w:t>
      </w:r>
      <w:r>
        <w:rPr>
          <w:rFonts w:ascii="Arial" w:hAnsi="Arial" w:cs="Arial"/>
          <w:sz w:val="22"/>
          <w:szCs w:val="22"/>
        </w:rPr>
        <w:t>:</w:t>
      </w:r>
      <w:r>
        <w:rPr>
          <w:rFonts w:ascii="Arial" w:hAnsi="Arial" w:cs="Arial" w:hint="eastAsia"/>
          <w:sz w:val="22"/>
          <w:szCs w:val="22"/>
          <w:lang w:eastAsia="zh-CN"/>
        </w:rPr>
        <w:t xml:space="preserve"> </w:t>
      </w:r>
      <w:r>
        <w:rPr>
          <w:rFonts w:ascii="Arial" w:hAnsi="Arial" w:cs="Arial"/>
          <w:sz w:val="22"/>
          <w:szCs w:val="22"/>
          <w:lang w:eastAsia="zh-CN"/>
        </w:rPr>
        <w:t xml:space="preserve">The interplay mechanisms of multiple independent SNPs for complex diseases are largely unknown. Classic genetic methods are unable to detect epistasis among candidate SNPs due to </w:t>
      </w:r>
      <w:r w:rsidR="00DF040B">
        <w:rPr>
          <w:rFonts w:ascii="Arial" w:hAnsi="Arial" w:cs="Arial"/>
          <w:sz w:val="22"/>
          <w:szCs w:val="22"/>
          <w:lang w:eastAsia="zh-CN"/>
        </w:rPr>
        <w:t xml:space="preserve">the </w:t>
      </w:r>
      <w:r>
        <w:rPr>
          <w:rFonts w:ascii="Arial" w:hAnsi="Arial" w:cs="Arial"/>
          <w:sz w:val="22"/>
          <w:szCs w:val="22"/>
          <w:lang w:eastAsia="zh-CN"/>
        </w:rPr>
        <w:t xml:space="preserve">vast number of combinations (up to trillion pairs). </w:t>
      </w:r>
      <w:r w:rsidR="00D73521">
        <w:rPr>
          <w:rFonts w:ascii="Arial" w:hAnsi="Arial" w:cs="Arial"/>
          <w:sz w:val="22"/>
          <w:szCs w:val="22"/>
          <w:lang w:eastAsia="zh-CN"/>
        </w:rPr>
        <w:t>Expression Quantitative Trait Loci (</w:t>
      </w:r>
      <w:r>
        <w:rPr>
          <w:rFonts w:ascii="Arial" w:hAnsi="Arial" w:cs="Arial"/>
          <w:sz w:val="22"/>
          <w:szCs w:val="22"/>
          <w:lang w:eastAsia="zh-CN"/>
        </w:rPr>
        <w:t>eQTL</w:t>
      </w:r>
      <w:r w:rsidR="00341506">
        <w:rPr>
          <w:rFonts w:ascii="Arial" w:hAnsi="Arial" w:cs="Arial"/>
          <w:sz w:val="22"/>
          <w:szCs w:val="22"/>
          <w:lang w:eastAsia="zh-CN"/>
        </w:rPr>
        <w:t>; Table 1</w:t>
      </w:r>
      <w:r w:rsidR="00D73521">
        <w:rPr>
          <w:rFonts w:ascii="Arial" w:hAnsi="Arial" w:cs="Arial"/>
          <w:sz w:val="22"/>
          <w:szCs w:val="22"/>
          <w:lang w:eastAsia="zh-CN"/>
        </w:rPr>
        <w:t>)</w:t>
      </w:r>
      <w:r>
        <w:rPr>
          <w:rFonts w:ascii="Arial" w:hAnsi="Arial" w:cs="Arial"/>
          <w:sz w:val="22"/>
          <w:szCs w:val="22"/>
          <w:lang w:eastAsia="zh-CN"/>
        </w:rPr>
        <w:t xml:space="preserve"> data allows unveiling the functional linkage among SNPs for complex disease but are unable to </w:t>
      </w:r>
      <w:r w:rsidRPr="009368D8">
        <w:rPr>
          <w:rFonts w:ascii="Arial" w:hAnsi="Arial" w:cs="Arial"/>
          <w:sz w:val="22"/>
          <w:szCs w:val="22"/>
          <w:lang w:eastAsia="zh-CN"/>
        </w:rPr>
        <w:t>distinguish</w:t>
      </w:r>
      <w:r w:rsidR="00F81F25">
        <w:rPr>
          <w:rFonts w:ascii="Arial" w:hAnsi="Arial" w:cs="Arial"/>
          <w:sz w:val="22"/>
          <w:szCs w:val="22"/>
          <w:lang w:eastAsia="zh-CN"/>
        </w:rPr>
        <w:t xml:space="preserve"> between</w:t>
      </w:r>
      <w:r w:rsidRPr="009368D8">
        <w:rPr>
          <w:rFonts w:ascii="Arial" w:hAnsi="Arial" w:cs="Arial"/>
          <w:sz w:val="22"/>
          <w:szCs w:val="22"/>
          <w:lang w:eastAsia="zh-CN"/>
        </w:rPr>
        <w:t xml:space="preserve"> confounders and </w:t>
      </w:r>
      <w:r w:rsidRPr="006F1FD7">
        <w:rPr>
          <w:rFonts w:ascii="Arial" w:hAnsi="Arial" w:cs="Arial"/>
          <w:noProof/>
          <w:sz w:val="22"/>
          <w:szCs w:val="22"/>
          <w:lang w:eastAsia="zh-CN"/>
        </w:rPr>
        <w:t>causal</w:t>
      </w:r>
      <w:r w:rsidRPr="009368D8">
        <w:rPr>
          <w:rFonts w:ascii="Arial" w:hAnsi="Arial" w:cs="Arial"/>
          <w:sz w:val="22"/>
          <w:szCs w:val="22"/>
          <w:lang w:eastAsia="zh-CN"/>
        </w:rPr>
        <w:t xml:space="preserve"> </w:t>
      </w:r>
      <w:r w:rsidR="00F81F25">
        <w:rPr>
          <w:rFonts w:ascii="Arial" w:hAnsi="Arial" w:cs="Arial"/>
          <w:sz w:val="22"/>
          <w:szCs w:val="22"/>
          <w:lang w:eastAsia="zh-CN"/>
        </w:rPr>
        <w:t>SNPs</w:t>
      </w:r>
      <w:r>
        <w:rPr>
          <w:rFonts w:ascii="Arial" w:hAnsi="Arial" w:cs="Arial"/>
          <w:sz w:val="22"/>
          <w:szCs w:val="22"/>
          <w:lang w:eastAsia="zh-CN"/>
        </w:rPr>
        <w:t xml:space="preserve">.  </w:t>
      </w:r>
      <w:r w:rsidR="00F81F25">
        <w:rPr>
          <w:rFonts w:ascii="Arial" w:hAnsi="Arial" w:cs="Arial"/>
          <w:sz w:val="22"/>
          <w:szCs w:val="22"/>
          <w:lang w:eastAsia="zh-CN"/>
        </w:rPr>
        <w:t xml:space="preserve">The </w:t>
      </w:r>
      <w:r>
        <w:rPr>
          <w:rFonts w:ascii="Arial" w:hAnsi="Arial" w:cs="Arial"/>
          <w:sz w:val="22"/>
          <w:szCs w:val="22"/>
          <w:lang w:eastAsia="zh-CN"/>
        </w:rPr>
        <w:t xml:space="preserve">ENCODE project generated abundant functional annotations for DNA on multiple scales and are thus promising to unveil the causal SNPs and their interactions. </w:t>
      </w:r>
      <w:r w:rsidRPr="009368D8">
        <w:rPr>
          <w:rFonts w:ascii="Arial" w:hAnsi="Arial" w:cs="Arial"/>
          <w:b/>
          <w:sz w:val="22"/>
          <w:szCs w:val="22"/>
          <w:lang w:eastAsia="zh-CN"/>
        </w:rPr>
        <w:t xml:space="preserve">Our objective is to identify functional and </w:t>
      </w:r>
      <w:r w:rsidRPr="006F1FD7">
        <w:rPr>
          <w:rFonts w:ascii="Arial" w:hAnsi="Arial" w:cs="Arial"/>
          <w:b/>
          <w:noProof/>
          <w:sz w:val="22"/>
          <w:szCs w:val="22"/>
          <w:lang w:eastAsia="zh-CN"/>
        </w:rPr>
        <w:t>cooperative</w:t>
      </w:r>
      <w:r w:rsidRPr="009368D8">
        <w:rPr>
          <w:rFonts w:ascii="Arial" w:hAnsi="Arial" w:cs="Arial"/>
          <w:b/>
          <w:sz w:val="22"/>
          <w:szCs w:val="22"/>
          <w:lang w:eastAsia="zh-CN"/>
        </w:rPr>
        <w:t xml:space="preserve"> SNPs for complex diseases </w:t>
      </w:r>
      <w:r w:rsidRPr="009368D8">
        <w:rPr>
          <w:rFonts w:ascii="Arial" w:hAnsi="Arial" w:cs="Arial"/>
          <w:b/>
          <w:sz w:val="22"/>
          <w:szCs w:val="22"/>
        </w:rPr>
        <w:t>for more accurate diagnosis</w:t>
      </w:r>
      <w:r>
        <w:rPr>
          <w:rFonts w:ascii="Arial" w:hAnsi="Arial" w:cs="Arial"/>
          <w:sz w:val="22"/>
          <w:szCs w:val="22"/>
          <w:lang w:eastAsia="zh-CN"/>
        </w:rPr>
        <w:t xml:space="preserve">. </w:t>
      </w:r>
      <w:r w:rsidRPr="003A3264">
        <w:rPr>
          <w:rFonts w:ascii="Arial" w:hAnsi="Arial" w:cs="Arial"/>
          <w:i/>
          <w:sz w:val="22"/>
          <w:szCs w:val="22"/>
        </w:rPr>
        <w:t xml:space="preserve">We hypothesize that </w:t>
      </w:r>
      <w:r w:rsidRPr="006F1FD7">
        <w:rPr>
          <w:rFonts w:ascii="Arial" w:hAnsi="Arial" w:cs="Arial"/>
          <w:i/>
          <w:noProof/>
          <w:sz w:val="22"/>
          <w:szCs w:val="22"/>
        </w:rPr>
        <w:t>cooperative</w:t>
      </w:r>
      <w:r w:rsidRPr="003A3264">
        <w:rPr>
          <w:rFonts w:ascii="Arial" w:hAnsi="Arial" w:cs="Arial"/>
          <w:i/>
          <w:sz w:val="22"/>
          <w:szCs w:val="22"/>
        </w:rPr>
        <w:t xml:space="preserve"> SNPs of the same complex disease should be similar to each other on multiple hidden, unrelated factors that drive the results of the </w:t>
      </w:r>
      <w:r w:rsidRPr="006F1FD7">
        <w:rPr>
          <w:rFonts w:ascii="Arial" w:hAnsi="Arial" w:cs="Arial"/>
          <w:i/>
          <w:noProof/>
          <w:sz w:val="22"/>
          <w:szCs w:val="22"/>
        </w:rPr>
        <w:t>multiple</w:t>
      </w:r>
      <w:r w:rsidRPr="003A3264">
        <w:rPr>
          <w:rFonts w:ascii="Arial" w:hAnsi="Arial" w:cs="Arial"/>
          <w:i/>
          <w:sz w:val="22"/>
          <w:szCs w:val="22"/>
        </w:rPr>
        <w:t xml:space="preserve"> omics assays in ENCODE.</w:t>
      </w:r>
      <w:r>
        <w:rPr>
          <w:rFonts w:ascii="Arial" w:hAnsi="Arial" w:cs="Arial"/>
          <w:sz w:val="22"/>
          <w:szCs w:val="22"/>
        </w:rPr>
        <w:t xml:space="preserve"> We will use multiple factor analysis available in R to identify the unknown driving factors and measure the similarity (or their equivalent distance) </w:t>
      </w:r>
      <w:r w:rsidR="00271A56">
        <w:rPr>
          <w:rFonts w:ascii="Arial" w:hAnsi="Arial" w:cs="Arial"/>
          <w:sz w:val="22"/>
          <w:szCs w:val="22"/>
        </w:rPr>
        <w:t>in</w:t>
      </w:r>
      <w:r>
        <w:rPr>
          <w:rFonts w:ascii="Arial" w:hAnsi="Arial" w:cs="Arial"/>
          <w:sz w:val="22"/>
          <w:szCs w:val="22"/>
        </w:rPr>
        <w:t xml:space="preserve"> these factors for any pair of candidate SNP pairs by using multiple scale assays on hundreds of cell lines in </w:t>
      </w:r>
      <w:r w:rsidR="00AE2636">
        <w:rPr>
          <w:rFonts w:ascii="Arial" w:hAnsi="Arial" w:cs="Arial"/>
          <w:sz w:val="22"/>
          <w:szCs w:val="22"/>
        </w:rPr>
        <w:t xml:space="preserve">the </w:t>
      </w:r>
      <w:r>
        <w:rPr>
          <w:rFonts w:ascii="Arial" w:hAnsi="Arial" w:cs="Arial"/>
          <w:sz w:val="22"/>
          <w:szCs w:val="22"/>
        </w:rPr>
        <w:t>ENCODE</w:t>
      </w:r>
      <w:r w:rsidR="00AE2636">
        <w:rPr>
          <w:rFonts w:ascii="Arial" w:hAnsi="Arial" w:cs="Arial"/>
          <w:sz w:val="22"/>
          <w:szCs w:val="22"/>
        </w:rPr>
        <w:t xml:space="preserve"> dataset</w:t>
      </w:r>
      <w:r>
        <w:rPr>
          <w:rFonts w:ascii="Arial" w:hAnsi="Arial" w:cs="Arial"/>
          <w:sz w:val="22"/>
          <w:szCs w:val="22"/>
        </w:rPr>
        <w:t xml:space="preserve">. </w:t>
      </w:r>
      <w:r w:rsidR="00F81F25">
        <w:rPr>
          <w:rFonts w:ascii="Arial" w:hAnsi="Arial" w:cs="Arial"/>
          <w:sz w:val="22"/>
          <w:szCs w:val="22"/>
        </w:rPr>
        <w:t>T</w:t>
      </w:r>
      <w:r>
        <w:rPr>
          <w:rFonts w:ascii="Arial" w:hAnsi="Arial" w:cs="Arial"/>
          <w:sz w:val="22"/>
          <w:szCs w:val="22"/>
        </w:rPr>
        <w:t>he successful completion</w:t>
      </w:r>
      <w:r w:rsidR="00F81F25">
        <w:rPr>
          <w:rFonts w:ascii="Arial" w:hAnsi="Arial" w:cs="Arial"/>
          <w:sz w:val="22"/>
          <w:szCs w:val="22"/>
        </w:rPr>
        <w:t xml:space="preserve"> of this aim</w:t>
      </w:r>
      <w:r>
        <w:rPr>
          <w:rFonts w:ascii="Arial" w:hAnsi="Arial" w:cs="Arial"/>
          <w:sz w:val="22"/>
          <w:szCs w:val="22"/>
        </w:rPr>
        <w:t xml:space="preserve"> will fill the gap of unknown </w:t>
      </w:r>
      <w:r w:rsidRPr="006F1FD7">
        <w:rPr>
          <w:rFonts w:ascii="Arial" w:hAnsi="Arial" w:cs="Arial"/>
          <w:noProof/>
          <w:sz w:val="22"/>
          <w:szCs w:val="22"/>
        </w:rPr>
        <w:t>systematic</w:t>
      </w:r>
      <w:r>
        <w:rPr>
          <w:rFonts w:ascii="Arial" w:hAnsi="Arial" w:cs="Arial"/>
          <w:sz w:val="22"/>
          <w:szCs w:val="22"/>
        </w:rPr>
        <w:t xml:space="preserve"> mechanisms of complex diseases, </w:t>
      </w:r>
      <w:r w:rsidR="00F81F25">
        <w:rPr>
          <w:rFonts w:ascii="Arial" w:hAnsi="Arial" w:cs="Arial"/>
          <w:sz w:val="22"/>
          <w:szCs w:val="22"/>
        </w:rPr>
        <w:t xml:space="preserve">and </w:t>
      </w:r>
      <w:r>
        <w:rPr>
          <w:rFonts w:ascii="Arial" w:hAnsi="Arial" w:cs="Arial"/>
          <w:sz w:val="22"/>
          <w:szCs w:val="22"/>
        </w:rPr>
        <w:t xml:space="preserve">generate many </w:t>
      </w:r>
      <w:r w:rsidRPr="006F1FD7">
        <w:rPr>
          <w:rFonts w:ascii="Arial" w:hAnsi="Arial" w:cs="Arial"/>
          <w:noProof/>
          <w:sz w:val="22"/>
          <w:szCs w:val="22"/>
        </w:rPr>
        <w:t>testable</w:t>
      </w:r>
      <w:r>
        <w:rPr>
          <w:rFonts w:ascii="Arial" w:hAnsi="Arial" w:cs="Arial"/>
          <w:sz w:val="22"/>
          <w:szCs w:val="22"/>
        </w:rPr>
        <w:t xml:space="preserve"> biomarkers for diagnosis of complex diseases. Upon the completion of this aim, it is our expectation that we will </w:t>
      </w:r>
      <w:r w:rsidR="00F81F25">
        <w:rPr>
          <w:rFonts w:ascii="Arial" w:hAnsi="Arial" w:cs="Arial"/>
          <w:noProof/>
          <w:sz w:val="22"/>
          <w:szCs w:val="22"/>
        </w:rPr>
        <w:t>identify</w:t>
      </w:r>
      <w:r>
        <w:rPr>
          <w:rFonts w:ascii="Arial" w:hAnsi="Arial" w:cs="Arial"/>
          <w:sz w:val="22"/>
          <w:szCs w:val="22"/>
        </w:rPr>
        <w:t xml:space="preserve"> hundreds of functionally </w:t>
      </w:r>
      <w:r w:rsidRPr="006F1FD7">
        <w:rPr>
          <w:rFonts w:ascii="Arial" w:hAnsi="Arial" w:cs="Arial"/>
          <w:noProof/>
          <w:sz w:val="22"/>
          <w:szCs w:val="22"/>
        </w:rPr>
        <w:t>cooperative</w:t>
      </w:r>
      <w:r>
        <w:rPr>
          <w:rFonts w:ascii="Arial" w:hAnsi="Arial" w:cs="Arial"/>
          <w:sz w:val="22"/>
          <w:szCs w:val="22"/>
        </w:rPr>
        <w:t xml:space="preserve"> SNPs for complex diseases, allow</w:t>
      </w:r>
      <w:r w:rsidR="00F81F25">
        <w:rPr>
          <w:rFonts w:ascii="Arial" w:hAnsi="Arial" w:cs="Arial"/>
          <w:sz w:val="22"/>
          <w:szCs w:val="22"/>
        </w:rPr>
        <w:t>ing</w:t>
      </w:r>
      <w:r>
        <w:rPr>
          <w:rFonts w:ascii="Arial" w:hAnsi="Arial" w:cs="Arial"/>
          <w:sz w:val="22"/>
          <w:szCs w:val="22"/>
        </w:rPr>
        <w:t xml:space="preserve"> high throughput discovery and validation of epistasis for the first time. </w:t>
      </w:r>
    </w:p>
    <w:p w14:paraId="071A4B69" w14:textId="5CC168E0" w:rsidR="005A7870" w:rsidRPr="005A7870" w:rsidRDefault="00D74381" w:rsidP="005D57FA">
      <w:pPr>
        <w:spacing w:before="200"/>
        <w:rPr>
          <w:rFonts w:ascii="Arial" w:eastAsia="SimSun" w:hAnsi="Arial"/>
          <w:sz w:val="22"/>
          <w:szCs w:val="22"/>
          <w:lang w:eastAsia="zh-CN"/>
        </w:rPr>
      </w:pPr>
      <w:r w:rsidRPr="005F647B">
        <w:rPr>
          <w:rFonts w:ascii="Arial" w:hAnsi="Arial"/>
          <w:i/>
          <w:sz w:val="22"/>
          <w:szCs w:val="22"/>
        </w:rPr>
        <w:t>Preliminary results</w:t>
      </w:r>
      <w:r>
        <w:rPr>
          <w:rFonts w:ascii="Arial" w:hAnsi="Arial"/>
          <w:i/>
          <w:sz w:val="22"/>
          <w:szCs w:val="22"/>
        </w:rPr>
        <w:t>:</w:t>
      </w:r>
      <w:r w:rsidR="00215326">
        <w:rPr>
          <w:rFonts w:ascii="Arial" w:hAnsi="Arial"/>
          <w:i/>
          <w:sz w:val="22"/>
          <w:szCs w:val="22"/>
        </w:rPr>
        <w:t xml:space="preserve"> </w:t>
      </w:r>
      <w:r w:rsidR="00F36F59" w:rsidRPr="00F36F59">
        <w:rPr>
          <w:rFonts w:ascii="Arial" w:hAnsi="Arial"/>
          <w:sz w:val="22"/>
          <w:szCs w:val="22"/>
        </w:rPr>
        <w:t>The functi</w:t>
      </w:r>
      <w:r w:rsidR="00BD2060">
        <w:rPr>
          <w:rFonts w:ascii="Arial" w:hAnsi="Arial"/>
          <w:sz w:val="22"/>
          <w:szCs w:val="22"/>
        </w:rPr>
        <w:t>onal linkage among</w:t>
      </w:r>
      <w:r w:rsidR="00F36F59">
        <w:rPr>
          <w:rFonts w:ascii="Arial" w:hAnsi="Arial"/>
          <w:sz w:val="22"/>
          <w:szCs w:val="22"/>
        </w:rPr>
        <w:t xml:space="preserve"> multiple independent </w:t>
      </w:r>
      <w:r w:rsidR="00BD2060">
        <w:rPr>
          <w:rFonts w:ascii="Arial" w:hAnsi="Arial"/>
          <w:sz w:val="22"/>
          <w:szCs w:val="22"/>
        </w:rPr>
        <w:t xml:space="preserve">SNPs associated </w:t>
      </w:r>
      <w:r w:rsidR="00F81F25">
        <w:rPr>
          <w:rFonts w:ascii="Arial" w:hAnsi="Arial"/>
          <w:sz w:val="22"/>
          <w:szCs w:val="22"/>
        </w:rPr>
        <w:t>with</w:t>
      </w:r>
      <w:r w:rsidR="00F36F59" w:rsidRPr="00F36F59">
        <w:rPr>
          <w:rFonts w:ascii="Arial" w:hAnsi="Arial"/>
          <w:sz w:val="22"/>
          <w:szCs w:val="22"/>
        </w:rPr>
        <w:t xml:space="preserve"> the same</w:t>
      </w:r>
      <w:r w:rsidR="00A35D12">
        <w:rPr>
          <w:rFonts w:ascii="Arial" w:hAnsi="Arial"/>
          <w:sz w:val="22"/>
          <w:szCs w:val="22"/>
        </w:rPr>
        <w:t xml:space="preserve"> complex diseases is largely unknown. </w:t>
      </w:r>
      <w:r w:rsidR="00BD2060">
        <w:rPr>
          <w:rFonts w:ascii="Arial" w:hAnsi="Arial"/>
          <w:sz w:val="22"/>
          <w:szCs w:val="22"/>
        </w:rPr>
        <w:t xml:space="preserve">Our </w:t>
      </w:r>
      <w:r w:rsidR="00BD2060" w:rsidRPr="006F1FD7">
        <w:rPr>
          <w:rFonts w:ascii="Arial" w:hAnsi="Arial"/>
          <w:noProof/>
          <w:sz w:val="22"/>
          <w:szCs w:val="22"/>
        </w:rPr>
        <w:t>preliminary</w:t>
      </w:r>
      <w:r w:rsidR="00BD2060">
        <w:rPr>
          <w:rFonts w:ascii="Arial" w:hAnsi="Arial"/>
          <w:sz w:val="22"/>
          <w:szCs w:val="22"/>
        </w:rPr>
        <w:t xml:space="preserve"> studies </w:t>
      </w:r>
      <w:r w:rsidR="00937E4D">
        <w:rPr>
          <w:rFonts w:ascii="Arial" w:hAnsi="Arial"/>
          <w:sz w:val="22"/>
          <w:szCs w:val="22"/>
        </w:rPr>
        <w:t>of</w:t>
      </w:r>
      <w:r w:rsidR="00BD2060">
        <w:rPr>
          <w:rFonts w:ascii="Arial" w:hAnsi="Arial"/>
          <w:sz w:val="22"/>
          <w:szCs w:val="22"/>
        </w:rPr>
        <w:t xml:space="preserve"> </w:t>
      </w:r>
      <w:proofErr w:type="spellStart"/>
      <w:r w:rsidR="00BD2060">
        <w:rPr>
          <w:rFonts w:ascii="Arial" w:hAnsi="Arial"/>
          <w:sz w:val="22"/>
          <w:szCs w:val="22"/>
        </w:rPr>
        <w:t>eQTL</w:t>
      </w:r>
      <w:proofErr w:type="spellEnd"/>
      <w:r w:rsidR="00BD2060">
        <w:rPr>
          <w:rFonts w:ascii="Arial" w:hAnsi="Arial"/>
          <w:sz w:val="22"/>
          <w:szCs w:val="22"/>
        </w:rPr>
        <w:t xml:space="preserve"> data </w:t>
      </w:r>
      <w:r w:rsidR="00937E4D">
        <w:rPr>
          <w:rFonts w:ascii="Arial" w:hAnsi="Arial"/>
          <w:sz w:val="22"/>
          <w:szCs w:val="22"/>
        </w:rPr>
        <w:t>from</w:t>
      </w:r>
      <w:r w:rsidR="00BD2060">
        <w:rPr>
          <w:rFonts w:ascii="Arial" w:hAnsi="Arial"/>
          <w:sz w:val="22"/>
          <w:szCs w:val="22"/>
        </w:rPr>
        <w:t xml:space="preserve"> </w:t>
      </w:r>
      <w:proofErr w:type="spellStart"/>
      <w:r w:rsidR="00BD2060">
        <w:rPr>
          <w:rFonts w:ascii="Arial" w:hAnsi="Arial"/>
          <w:sz w:val="22"/>
          <w:szCs w:val="22"/>
        </w:rPr>
        <w:t>lymphoblastoid</w:t>
      </w:r>
      <w:proofErr w:type="spellEnd"/>
      <w:r w:rsidR="00BD2060">
        <w:rPr>
          <w:rFonts w:ascii="Arial" w:hAnsi="Arial"/>
          <w:sz w:val="22"/>
          <w:szCs w:val="22"/>
        </w:rPr>
        <w:t xml:space="preserve"> cell lines suggested</w:t>
      </w:r>
      <w:r w:rsidR="00A35D12">
        <w:rPr>
          <w:rFonts w:ascii="Arial" w:hAnsi="Arial"/>
          <w:sz w:val="22"/>
          <w:szCs w:val="22"/>
        </w:rPr>
        <w:t xml:space="preserve"> that SNPs associated with the same </w:t>
      </w:r>
      <w:r w:rsidR="00A35D12" w:rsidRPr="006F1FD7">
        <w:rPr>
          <w:rFonts w:ascii="Arial" w:hAnsi="Arial"/>
          <w:noProof/>
          <w:sz w:val="22"/>
          <w:szCs w:val="22"/>
        </w:rPr>
        <w:t>diseases</w:t>
      </w:r>
      <w:r w:rsidR="00A35D12">
        <w:rPr>
          <w:rFonts w:ascii="Arial" w:hAnsi="Arial"/>
          <w:sz w:val="22"/>
          <w:szCs w:val="22"/>
        </w:rPr>
        <w:t xml:space="preserve"> are more likely to be similar with each other in the biological process</w:t>
      </w:r>
      <w:r w:rsidR="00BD2060">
        <w:rPr>
          <w:rFonts w:ascii="Arial" w:hAnsi="Arial"/>
          <w:sz w:val="22"/>
          <w:szCs w:val="22"/>
        </w:rPr>
        <w:t xml:space="preserve">es and molecular functions </w:t>
      </w:r>
      <w:r w:rsidR="005D77A0">
        <w:rPr>
          <w:rFonts w:ascii="Arial" w:hAnsi="Arial"/>
          <w:sz w:val="22"/>
          <w:szCs w:val="22"/>
        </w:rPr>
        <w:t>of</w:t>
      </w:r>
      <w:r w:rsidR="00A35D12">
        <w:rPr>
          <w:rFonts w:ascii="Arial" w:hAnsi="Arial"/>
          <w:sz w:val="22"/>
          <w:szCs w:val="22"/>
        </w:rPr>
        <w:t xml:space="preserve"> their </w:t>
      </w:r>
      <w:r w:rsidR="005D77A0">
        <w:rPr>
          <w:rFonts w:ascii="Arial" w:hAnsi="Arial"/>
          <w:sz w:val="22"/>
          <w:szCs w:val="22"/>
        </w:rPr>
        <w:t xml:space="preserve">perturbed </w:t>
      </w:r>
      <w:r w:rsidR="00A35D12">
        <w:rPr>
          <w:rFonts w:ascii="Arial" w:hAnsi="Arial"/>
          <w:sz w:val="22"/>
          <w:szCs w:val="22"/>
        </w:rPr>
        <w:t>downstream genes</w:t>
      </w:r>
      <w:r w:rsidR="00BD2060">
        <w:rPr>
          <w:rFonts w:ascii="Arial" w:hAnsi="Arial"/>
          <w:sz w:val="22"/>
          <w:szCs w:val="22"/>
        </w:rPr>
        <w:t xml:space="preserve"> perturbed</w:t>
      </w:r>
      <w:r w:rsidR="00A35D12">
        <w:rPr>
          <w:rFonts w:ascii="Arial" w:hAnsi="Arial"/>
          <w:sz w:val="22"/>
          <w:szCs w:val="22"/>
        </w:rPr>
        <w:t xml:space="preserve">. These </w:t>
      </w:r>
      <w:r w:rsidR="00A35D12">
        <w:rPr>
          <w:rFonts w:ascii="Arial" w:hAnsi="Arial"/>
          <w:sz w:val="22"/>
          <w:szCs w:val="22"/>
        </w:rPr>
        <w:lastRenderedPageBreak/>
        <w:t>cooperative mec</w:t>
      </w:r>
      <w:r w:rsidR="002F4422">
        <w:rPr>
          <w:rFonts w:ascii="Arial" w:hAnsi="Arial"/>
          <w:sz w:val="22"/>
          <w:szCs w:val="22"/>
        </w:rPr>
        <w:t>hanisms between SNPs may</w:t>
      </w:r>
      <w:r w:rsidR="002F4422">
        <w:rPr>
          <w:rFonts w:ascii="Arial" w:eastAsia="SimSun" w:hAnsi="Arial" w:hint="eastAsia"/>
          <w:sz w:val="22"/>
          <w:szCs w:val="22"/>
          <w:lang w:eastAsia="zh-CN"/>
        </w:rPr>
        <w:t xml:space="preserve"> contribute</w:t>
      </w:r>
      <w:r w:rsidR="00A35D12">
        <w:rPr>
          <w:rFonts w:ascii="Arial" w:hAnsi="Arial"/>
          <w:sz w:val="22"/>
          <w:szCs w:val="22"/>
        </w:rPr>
        <w:t xml:space="preserve"> </w:t>
      </w:r>
      <w:r w:rsidR="00BD2060">
        <w:rPr>
          <w:rFonts w:ascii="Arial" w:hAnsi="Arial"/>
          <w:sz w:val="22"/>
          <w:szCs w:val="22"/>
        </w:rPr>
        <w:t xml:space="preserve">to </w:t>
      </w:r>
      <w:r w:rsidR="00A35D12">
        <w:rPr>
          <w:rFonts w:ascii="Arial" w:hAnsi="Arial"/>
          <w:sz w:val="22"/>
          <w:szCs w:val="22"/>
        </w:rPr>
        <w:t xml:space="preserve">the causal mechanisms of complex diseases. Indeed, </w:t>
      </w:r>
      <w:r w:rsidR="004C2E0D">
        <w:rPr>
          <w:rFonts w:ascii="Arial" w:hAnsi="Arial"/>
          <w:sz w:val="22"/>
          <w:szCs w:val="22"/>
        </w:rPr>
        <w:t xml:space="preserve">using both classic genetics and machine learning methods on case-control patient data, </w:t>
      </w:r>
      <w:r w:rsidR="00A35D12">
        <w:rPr>
          <w:rFonts w:ascii="Arial" w:hAnsi="Arial"/>
          <w:sz w:val="22"/>
          <w:szCs w:val="22"/>
        </w:rPr>
        <w:t xml:space="preserve">we found </w:t>
      </w:r>
      <w:r w:rsidR="00BD2060">
        <w:rPr>
          <w:rFonts w:ascii="Arial" w:hAnsi="Arial"/>
          <w:sz w:val="22"/>
          <w:szCs w:val="22"/>
        </w:rPr>
        <w:t>statistical</w:t>
      </w:r>
      <w:r w:rsidR="00DF040B">
        <w:rPr>
          <w:rFonts w:ascii="Arial" w:hAnsi="Arial"/>
          <w:sz w:val="22"/>
          <w:szCs w:val="22"/>
        </w:rPr>
        <w:t>ly</w:t>
      </w:r>
      <w:r w:rsidR="00BD2060">
        <w:rPr>
          <w:rFonts w:ascii="Arial" w:hAnsi="Arial"/>
          <w:sz w:val="22"/>
          <w:szCs w:val="22"/>
        </w:rPr>
        <w:t xml:space="preserve"> significant </w:t>
      </w:r>
      <w:r w:rsidR="00A35D12" w:rsidRPr="006F1FD7">
        <w:rPr>
          <w:rFonts w:ascii="Arial" w:hAnsi="Arial"/>
          <w:noProof/>
          <w:sz w:val="22"/>
          <w:szCs w:val="22"/>
        </w:rPr>
        <w:t>cooperative</w:t>
      </w:r>
      <w:r w:rsidR="00A35D12">
        <w:rPr>
          <w:rFonts w:ascii="Arial" w:hAnsi="Arial"/>
          <w:sz w:val="22"/>
          <w:szCs w:val="22"/>
        </w:rPr>
        <w:t xml:space="preserve"> SNPs</w:t>
      </w:r>
      <w:r w:rsidR="00BD2060">
        <w:rPr>
          <w:rFonts w:ascii="Arial" w:hAnsi="Arial"/>
          <w:sz w:val="22"/>
          <w:szCs w:val="22"/>
        </w:rPr>
        <w:t xml:space="preserve"> have</w:t>
      </w:r>
      <w:r w:rsidR="00A35D12">
        <w:rPr>
          <w:rFonts w:ascii="Arial" w:hAnsi="Arial"/>
          <w:sz w:val="22"/>
          <w:szCs w:val="22"/>
        </w:rPr>
        <w:t xml:space="preserve"> epistatic</w:t>
      </w:r>
      <w:r w:rsidR="00BD2060">
        <w:rPr>
          <w:rFonts w:ascii="Arial" w:hAnsi="Arial"/>
          <w:sz w:val="22"/>
          <w:szCs w:val="22"/>
        </w:rPr>
        <w:t xml:space="preserve"> effects</w:t>
      </w:r>
      <w:r w:rsidR="004169FC">
        <w:rPr>
          <w:rFonts w:ascii="Arial" w:hAnsi="Arial"/>
          <w:sz w:val="22"/>
          <w:szCs w:val="22"/>
        </w:rPr>
        <w:t xml:space="preserve"> in </w:t>
      </w:r>
      <w:r w:rsidR="004169FC">
        <w:rPr>
          <w:rFonts w:ascii="Arial" w:hAnsi="Arial" w:cs="Arial"/>
          <w:sz w:val="22"/>
          <w:szCs w:val="22"/>
        </w:rPr>
        <w:t>rheumatoid arthritis (p=0.02), Alzheimer’s diseases (p=0.046), and bladder cancer (0.039)</w:t>
      </w:r>
      <w:r w:rsidR="004C2E0D">
        <w:rPr>
          <w:rFonts w:ascii="Arial" w:hAnsi="Arial"/>
          <w:sz w:val="22"/>
          <w:szCs w:val="22"/>
        </w:rPr>
        <w:t xml:space="preserve">. Since eQTL associations cannot indicate </w:t>
      </w:r>
      <w:r w:rsidR="00DF040B">
        <w:rPr>
          <w:rFonts w:ascii="Arial" w:hAnsi="Arial"/>
          <w:sz w:val="22"/>
          <w:szCs w:val="22"/>
        </w:rPr>
        <w:t xml:space="preserve">a </w:t>
      </w:r>
      <w:r w:rsidR="00C607A7">
        <w:rPr>
          <w:rFonts w:ascii="Arial" w:hAnsi="Arial"/>
          <w:sz w:val="22"/>
          <w:szCs w:val="22"/>
        </w:rPr>
        <w:t>causal relationship, we endeavor</w:t>
      </w:r>
      <w:r w:rsidR="00DF040B">
        <w:rPr>
          <w:rFonts w:ascii="Arial" w:hAnsi="Arial"/>
          <w:sz w:val="22"/>
          <w:szCs w:val="22"/>
        </w:rPr>
        <w:t>ed</w:t>
      </w:r>
      <w:r w:rsidR="00C607A7">
        <w:rPr>
          <w:rFonts w:ascii="Arial" w:hAnsi="Arial"/>
          <w:sz w:val="22"/>
          <w:szCs w:val="22"/>
        </w:rPr>
        <w:t xml:space="preserve"> to identify causal SNPs and their </w:t>
      </w:r>
      <w:r w:rsidR="00C607A7" w:rsidRPr="006F1FD7">
        <w:rPr>
          <w:rFonts w:ascii="Arial" w:hAnsi="Arial"/>
          <w:noProof/>
          <w:sz w:val="22"/>
          <w:szCs w:val="22"/>
        </w:rPr>
        <w:t>cooperative</w:t>
      </w:r>
      <w:r w:rsidR="004C2E0D">
        <w:rPr>
          <w:rFonts w:ascii="Arial" w:hAnsi="Arial"/>
          <w:sz w:val="22"/>
          <w:szCs w:val="22"/>
        </w:rPr>
        <w:t xml:space="preserve"> biological</w:t>
      </w:r>
      <w:r w:rsidR="00C607A7">
        <w:rPr>
          <w:rFonts w:ascii="Arial" w:hAnsi="Arial"/>
          <w:sz w:val="22"/>
          <w:szCs w:val="22"/>
        </w:rPr>
        <w:t xml:space="preserve"> mechanisms</w:t>
      </w:r>
      <w:r w:rsidR="004C2E0D">
        <w:rPr>
          <w:rFonts w:ascii="Arial" w:hAnsi="Arial"/>
          <w:sz w:val="22"/>
          <w:szCs w:val="22"/>
        </w:rPr>
        <w:t xml:space="preserve"> at play. We extend</w:t>
      </w:r>
      <w:r w:rsidR="00DF040B">
        <w:rPr>
          <w:rFonts w:ascii="Arial" w:hAnsi="Arial"/>
          <w:sz w:val="22"/>
          <w:szCs w:val="22"/>
        </w:rPr>
        <w:t>ed</w:t>
      </w:r>
      <w:r w:rsidR="004C2E0D">
        <w:rPr>
          <w:rFonts w:ascii="Arial" w:hAnsi="Arial"/>
          <w:sz w:val="22"/>
          <w:szCs w:val="22"/>
        </w:rPr>
        <w:t xml:space="preserve"> our study on SNPs to their</w:t>
      </w:r>
      <w:r w:rsidR="00C607A7">
        <w:rPr>
          <w:rFonts w:ascii="Arial" w:hAnsi="Arial"/>
          <w:sz w:val="22"/>
          <w:szCs w:val="22"/>
        </w:rPr>
        <w:t xml:space="preserve"> high linkage disequilibrium</w:t>
      </w:r>
      <w:r w:rsidR="004C2E0D">
        <w:rPr>
          <w:rFonts w:ascii="Arial" w:hAnsi="Arial"/>
          <w:sz w:val="22"/>
          <w:szCs w:val="22"/>
        </w:rPr>
        <w:t xml:space="preserve"> regions</w:t>
      </w:r>
      <w:r w:rsidR="00C607A7">
        <w:rPr>
          <w:rFonts w:ascii="Arial" w:hAnsi="Arial"/>
          <w:sz w:val="22"/>
          <w:szCs w:val="22"/>
        </w:rPr>
        <w:t xml:space="preserve"> (</w:t>
      </w:r>
      <w:r w:rsidR="00A36DF7">
        <w:rPr>
          <w:rFonts w:ascii="Arial" w:hAnsi="Arial"/>
          <w:sz w:val="22"/>
          <w:szCs w:val="22"/>
        </w:rPr>
        <w:t xml:space="preserve">LD; </w:t>
      </w:r>
      <w:r w:rsidR="007B1564">
        <w:rPr>
          <w:rFonts w:ascii="Arial" w:hAnsi="Arial"/>
          <w:sz w:val="22"/>
          <w:szCs w:val="22"/>
        </w:rPr>
        <w:t xml:space="preserve">correlation </w:t>
      </w:r>
      <w:r w:rsidR="00C607A7">
        <w:rPr>
          <w:rFonts w:ascii="Arial" w:hAnsi="Arial"/>
          <w:sz w:val="22"/>
          <w:szCs w:val="22"/>
        </w:rPr>
        <w:t>r</w:t>
      </w:r>
      <w:r w:rsidR="00C607A7" w:rsidRPr="007B1564">
        <w:rPr>
          <w:rFonts w:ascii="Arial" w:hAnsi="Arial"/>
          <w:sz w:val="22"/>
          <w:szCs w:val="22"/>
          <w:vertAlign w:val="superscript"/>
        </w:rPr>
        <w:t>2</w:t>
      </w:r>
      <w:r w:rsidR="004C2E0D">
        <w:rPr>
          <w:rFonts w:ascii="Arial" w:hAnsi="Arial"/>
          <w:sz w:val="22"/>
          <w:szCs w:val="22"/>
        </w:rPr>
        <w:t>&gt;0.8) since SNPs in the LD regions</w:t>
      </w:r>
      <w:r w:rsidR="00D30DFD">
        <w:rPr>
          <w:rFonts w:ascii="Arial" w:hAnsi="Arial"/>
          <w:sz w:val="22"/>
          <w:szCs w:val="22"/>
        </w:rPr>
        <w:t xml:space="preserve"> of proxy SNPs</w:t>
      </w:r>
      <w:r w:rsidR="00C607A7">
        <w:rPr>
          <w:rFonts w:ascii="Arial" w:hAnsi="Arial"/>
          <w:sz w:val="22"/>
          <w:szCs w:val="22"/>
        </w:rPr>
        <w:t xml:space="preserve"> are </w:t>
      </w:r>
      <w:r w:rsidR="00D30DFD">
        <w:rPr>
          <w:rFonts w:ascii="Arial" w:hAnsi="Arial"/>
          <w:sz w:val="22"/>
          <w:szCs w:val="22"/>
        </w:rPr>
        <w:t xml:space="preserve">almost equivalent in </w:t>
      </w:r>
      <w:r w:rsidR="00C607A7">
        <w:rPr>
          <w:rFonts w:ascii="Arial" w:hAnsi="Arial"/>
          <w:sz w:val="22"/>
          <w:szCs w:val="22"/>
        </w:rPr>
        <w:t>associat</w:t>
      </w:r>
      <w:r w:rsidR="00D30DFD">
        <w:rPr>
          <w:rFonts w:ascii="Arial" w:hAnsi="Arial"/>
          <w:sz w:val="22"/>
          <w:szCs w:val="22"/>
        </w:rPr>
        <w:t>ion</w:t>
      </w:r>
      <w:r w:rsidR="00C607A7">
        <w:rPr>
          <w:rFonts w:ascii="Arial" w:hAnsi="Arial"/>
          <w:sz w:val="22"/>
          <w:szCs w:val="22"/>
        </w:rPr>
        <w:t xml:space="preserve"> with </w:t>
      </w:r>
      <w:r w:rsidR="00D30DFD">
        <w:rPr>
          <w:rFonts w:ascii="Arial" w:hAnsi="Arial"/>
          <w:sz w:val="22"/>
          <w:szCs w:val="22"/>
        </w:rPr>
        <w:t>any</w:t>
      </w:r>
      <w:r w:rsidR="004C2E0D">
        <w:rPr>
          <w:rFonts w:ascii="Arial" w:hAnsi="Arial"/>
          <w:sz w:val="22"/>
          <w:szCs w:val="22"/>
        </w:rPr>
        <w:t xml:space="preserve"> disease</w:t>
      </w:r>
      <w:r w:rsidR="00C607A7">
        <w:rPr>
          <w:rFonts w:ascii="Arial" w:hAnsi="Arial"/>
          <w:sz w:val="22"/>
          <w:szCs w:val="22"/>
        </w:rPr>
        <w:t>. Our preliminary results</w:t>
      </w:r>
      <w:r w:rsidR="004C2E0D">
        <w:rPr>
          <w:rFonts w:ascii="Arial" w:hAnsi="Arial"/>
          <w:sz w:val="22"/>
          <w:szCs w:val="22"/>
        </w:rPr>
        <w:t xml:space="preserve"> </w:t>
      </w:r>
      <w:r w:rsidR="00D30DFD">
        <w:rPr>
          <w:rFonts w:ascii="Arial" w:hAnsi="Arial"/>
          <w:sz w:val="22"/>
          <w:szCs w:val="22"/>
        </w:rPr>
        <w:t xml:space="preserve">indicated </w:t>
      </w:r>
      <w:r w:rsidR="00D30DFD">
        <w:rPr>
          <w:rFonts w:ascii="Arial" w:hAnsi="Arial"/>
          <w:noProof/>
          <w:sz w:val="22"/>
          <w:szCs w:val="22"/>
        </w:rPr>
        <w:t>disease associated</w:t>
      </w:r>
      <w:r w:rsidR="00D30DFD">
        <w:rPr>
          <w:rFonts w:ascii="Arial" w:hAnsi="Arial"/>
          <w:sz w:val="22"/>
          <w:szCs w:val="22"/>
        </w:rPr>
        <w:t xml:space="preserve"> SNPs on chromosome 6 tend to cluster together for the same disease, or same disease class </w:t>
      </w:r>
      <w:r w:rsidR="00C607A7">
        <w:rPr>
          <w:rFonts w:ascii="Arial" w:hAnsi="Arial"/>
          <w:sz w:val="22"/>
          <w:szCs w:val="22"/>
        </w:rPr>
        <w:t>using multiple factor analysis</w:t>
      </w:r>
      <w:r w:rsidR="004C2E0D">
        <w:rPr>
          <w:rFonts w:ascii="Arial" w:hAnsi="Arial"/>
          <w:sz w:val="22"/>
          <w:szCs w:val="22"/>
        </w:rPr>
        <w:t xml:space="preserve"> (MFA)</w:t>
      </w:r>
      <w:r w:rsidR="00C607A7">
        <w:rPr>
          <w:rFonts w:ascii="Arial" w:hAnsi="Arial"/>
          <w:sz w:val="22"/>
          <w:szCs w:val="22"/>
        </w:rPr>
        <w:t xml:space="preserve"> </w:t>
      </w:r>
      <w:r w:rsidR="00D30DFD">
        <w:rPr>
          <w:rFonts w:ascii="Arial" w:hAnsi="Arial"/>
          <w:sz w:val="22"/>
          <w:szCs w:val="22"/>
        </w:rPr>
        <w:t>of the</w:t>
      </w:r>
      <w:r w:rsidR="00822535">
        <w:rPr>
          <w:rFonts w:ascii="Arial" w:hAnsi="Arial"/>
          <w:sz w:val="22"/>
          <w:szCs w:val="22"/>
        </w:rPr>
        <w:t xml:space="preserve"> chromatin accessibility</w:t>
      </w:r>
      <w:r w:rsidR="00D0742B">
        <w:rPr>
          <w:rFonts w:ascii="Arial" w:hAnsi="Arial"/>
          <w:sz w:val="22"/>
          <w:szCs w:val="22"/>
        </w:rPr>
        <w:t xml:space="preserve"> and transcription factor binding</w:t>
      </w:r>
      <w:r w:rsidR="00D30DFD">
        <w:rPr>
          <w:rFonts w:ascii="Arial" w:hAnsi="Arial"/>
          <w:sz w:val="22"/>
          <w:szCs w:val="22"/>
        </w:rPr>
        <w:t xml:space="preserve"> data</w:t>
      </w:r>
      <w:r w:rsidR="00D0742B">
        <w:rPr>
          <w:rFonts w:ascii="Arial" w:hAnsi="Arial"/>
          <w:sz w:val="22"/>
          <w:szCs w:val="22"/>
        </w:rPr>
        <w:t xml:space="preserve"> </w:t>
      </w:r>
      <w:r w:rsidR="00D30DFD">
        <w:rPr>
          <w:rFonts w:ascii="Arial" w:hAnsi="Arial"/>
          <w:sz w:val="22"/>
          <w:szCs w:val="22"/>
        </w:rPr>
        <w:t>from the</w:t>
      </w:r>
      <w:r w:rsidR="004C2E0D">
        <w:rPr>
          <w:rFonts w:ascii="Arial" w:hAnsi="Arial"/>
          <w:sz w:val="22"/>
          <w:szCs w:val="22"/>
        </w:rPr>
        <w:t xml:space="preserve"> B-lymphocyte cell line GM12878 </w:t>
      </w:r>
      <w:r w:rsidR="00C607A7">
        <w:rPr>
          <w:rFonts w:ascii="Arial" w:hAnsi="Arial"/>
          <w:sz w:val="22"/>
          <w:szCs w:val="22"/>
        </w:rPr>
        <w:t xml:space="preserve"> </w:t>
      </w:r>
      <w:r w:rsidR="00C607A7" w:rsidRPr="00822535">
        <w:rPr>
          <w:rFonts w:ascii="Arial" w:hAnsi="Arial"/>
          <w:sz w:val="22"/>
          <w:szCs w:val="22"/>
        </w:rPr>
        <w:t>(Fig 1).</w:t>
      </w:r>
      <w:r w:rsidR="00C607A7">
        <w:rPr>
          <w:rFonts w:ascii="Arial" w:hAnsi="Arial"/>
          <w:sz w:val="22"/>
          <w:szCs w:val="22"/>
        </w:rPr>
        <w:t xml:space="preserve"> </w:t>
      </w:r>
      <w:r w:rsidR="004C2E0D" w:rsidRPr="009368D8">
        <w:rPr>
          <w:rFonts w:ascii="Arial" w:hAnsi="Arial"/>
          <w:sz w:val="22"/>
          <w:szCs w:val="22"/>
        </w:rPr>
        <w:t>The preliminary work</w:t>
      </w:r>
      <w:r w:rsidR="00182DA7" w:rsidRPr="009368D8">
        <w:rPr>
          <w:rFonts w:ascii="Arial" w:hAnsi="Arial"/>
          <w:sz w:val="22"/>
          <w:szCs w:val="22"/>
        </w:rPr>
        <w:t xml:space="preserve"> </w:t>
      </w:r>
      <w:r w:rsidR="00D30DFD">
        <w:rPr>
          <w:rFonts w:ascii="Arial" w:hAnsi="Arial"/>
          <w:sz w:val="22"/>
          <w:szCs w:val="22"/>
        </w:rPr>
        <w:t>suggested similar binding activity of the clustered SNPs on the five transcriptional factors for the same disease, and</w:t>
      </w:r>
      <w:r w:rsidR="00182DA7" w:rsidRPr="009368D8">
        <w:rPr>
          <w:rFonts w:ascii="Arial" w:hAnsi="Arial"/>
          <w:sz w:val="22"/>
          <w:szCs w:val="22"/>
        </w:rPr>
        <w:t xml:space="preserve"> demonstrated the </w:t>
      </w:r>
      <w:r w:rsidR="000121D3" w:rsidRPr="009368D8">
        <w:rPr>
          <w:rFonts w:ascii="Arial" w:hAnsi="Arial"/>
          <w:sz w:val="22"/>
          <w:szCs w:val="22"/>
        </w:rPr>
        <w:t>feasibility</w:t>
      </w:r>
      <w:r w:rsidR="004C2E0D" w:rsidRPr="009368D8">
        <w:rPr>
          <w:rFonts w:ascii="Arial" w:hAnsi="Arial"/>
          <w:sz w:val="22"/>
          <w:szCs w:val="22"/>
        </w:rPr>
        <w:t xml:space="preserve"> of the MFA algorithm</w:t>
      </w:r>
      <w:r w:rsidR="00D30DFD">
        <w:rPr>
          <w:rFonts w:ascii="Arial" w:hAnsi="Arial"/>
          <w:sz w:val="22"/>
          <w:szCs w:val="22"/>
        </w:rPr>
        <w:t xml:space="preserve"> on genome-scale computing</w:t>
      </w:r>
      <w:r w:rsidR="000121D3" w:rsidRPr="009368D8">
        <w:rPr>
          <w:rFonts w:ascii="Arial" w:hAnsi="Arial"/>
          <w:sz w:val="22"/>
          <w:szCs w:val="22"/>
        </w:rPr>
        <w:t xml:space="preserve"> (running time &lt;</w:t>
      </w:r>
      <w:r w:rsidR="004C2E0D" w:rsidRPr="009368D8">
        <w:rPr>
          <w:rFonts w:ascii="Arial" w:hAnsi="Arial"/>
          <w:sz w:val="22"/>
          <w:szCs w:val="22"/>
        </w:rPr>
        <w:t xml:space="preserve"> 2 minutes</w:t>
      </w:r>
      <w:r w:rsidR="000121D3" w:rsidRPr="009368D8">
        <w:rPr>
          <w:rFonts w:ascii="Arial" w:hAnsi="Arial"/>
          <w:sz w:val="22"/>
          <w:szCs w:val="22"/>
        </w:rPr>
        <w:t>)</w:t>
      </w:r>
      <w:r w:rsidR="004C2E0D" w:rsidRPr="009368D8">
        <w:rPr>
          <w:rFonts w:ascii="Arial" w:hAnsi="Arial"/>
          <w:sz w:val="22"/>
          <w:szCs w:val="22"/>
        </w:rPr>
        <w:t>.</w:t>
      </w:r>
    </w:p>
    <w:p w14:paraId="50CA4D01" w14:textId="0958984F" w:rsidR="002D5A66" w:rsidRDefault="002D5A66" w:rsidP="009368D8">
      <w:pPr>
        <w:keepNext/>
        <w:spacing w:before="120"/>
        <w:rPr>
          <w:rFonts w:ascii="Arial" w:hAnsi="Arial" w:cs="Arial"/>
          <w:i/>
          <w:sz w:val="22"/>
          <w:szCs w:val="22"/>
        </w:rPr>
      </w:pPr>
      <w:r w:rsidRPr="002D5A66">
        <w:rPr>
          <w:rFonts w:ascii="Arial" w:hAnsi="Arial" w:cs="Arial"/>
          <w:i/>
          <w:sz w:val="22"/>
          <w:szCs w:val="22"/>
        </w:rPr>
        <w:t>Approach</w:t>
      </w:r>
      <w:r w:rsidR="00C51056">
        <w:rPr>
          <w:rFonts w:ascii="Arial" w:hAnsi="Arial" w:cs="Arial"/>
          <w: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28"/>
      </w:tblGrid>
      <w:tr w:rsidR="00832EC4" w14:paraId="02016CAA" w14:textId="77777777" w:rsidTr="00832EC4">
        <w:tc>
          <w:tcPr>
            <w:tcW w:w="10728" w:type="dxa"/>
          </w:tcPr>
          <w:p w14:paraId="676753A9" w14:textId="6ECD67E4" w:rsidR="00D6401D" w:rsidRDefault="00C85E35" w:rsidP="003A320B">
            <w:pPr>
              <w:spacing w:before="120"/>
              <w:rPr>
                <w:rFonts w:ascii="Arial" w:hAnsi="Arial" w:cs="Arial"/>
                <w:b/>
                <w:sz w:val="20"/>
                <w:szCs w:val="20"/>
              </w:rPr>
            </w:pPr>
            <w:r w:rsidRPr="008A3996">
              <w:rPr>
                <w:rFonts w:ascii="Arial" w:hAnsi="Arial" w:cs="Arial"/>
                <w:b/>
                <w:noProof/>
                <w:sz w:val="20"/>
                <w:szCs w:val="20"/>
              </w:rPr>
              <w:drawing>
                <wp:inline distT="0" distB="0" distL="0" distR="0" wp14:anchorId="7C474F39" wp14:editId="043B3784">
                  <wp:extent cx="6169025" cy="1918970"/>
                  <wp:effectExtent l="0" t="0" r="3175" b="0"/>
                  <wp:docPr id="7" name="Picture 7" descr="Macintosh HD:Users:haiquan:Dropbox:study:IMB521:write up:figures:Figure2-Aim1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quan:Dropbox:study:IMB521:write up:figures:Figure2-Aim1_v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025" cy="1918970"/>
                          </a:xfrm>
                          <a:prstGeom prst="rect">
                            <a:avLst/>
                          </a:prstGeom>
                          <a:noFill/>
                          <a:ln>
                            <a:noFill/>
                          </a:ln>
                        </pic:spPr>
                      </pic:pic>
                    </a:graphicData>
                  </a:graphic>
                </wp:inline>
              </w:drawing>
            </w:r>
          </w:p>
        </w:tc>
      </w:tr>
      <w:tr w:rsidR="00832EC4" w14:paraId="567ED457" w14:textId="77777777" w:rsidTr="00832EC4">
        <w:tc>
          <w:tcPr>
            <w:tcW w:w="10728" w:type="dxa"/>
          </w:tcPr>
          <w:p w14:paraId="0BB26950" w14:textId="4D48DF26" w:rsidR="005A57E3" w:rsidRPr="00341506" w:rsidRDefault="00D6401D" w:rsidP="006A0A72">
            <w:pPr>
              <w:spacing w:before="120"/>
              <w:rPr>
                <w:rFonts w:ascii="Arial" w:hAnsi="Arial" w:cs="Arial"/>
                <w:sz w:val="20"/>
                <w:szCs w:val="20"/>
              </w:rPr>
            </w:pPr>
            <w:r w:rsidRPr="004E755F">
              <w:rPr>
                <w:rFonts w:ascii="Arial" w:hAnsi="Arial" w:cs="Arial"/>
                <w:b/>
                <w:sz w:val="20"/>
                <w:szCs w:val="20"/>
              </w:rPr>
              <w:t>Fig. 2. Processing flow of Aim 1 for a cell type</w:t>
            </w:r>
            <w:r w:rsidRPr="00BD2060">
              <w:rPr>
                <w:rFonts w:ascii="Arial" w:hAnsi="Arial" w:cs="Arial"/>
                <w:sz w:val="20"/>
                <w:szCs w:val="20"/>
              </w:rPr>
              <w:t xml:space="preserve">. </w:t>
            </w:r>
            <w:r w:rsidRPr="002F4422">
              <w:rPr>
                <w:rFonts w:ascii="Arial" w:hAnsi="Arial" w:cs="Arial"/>
                <w:noProof/>
                <w:sz w:val="20"/>
                <w:szCs w:val="20"/>
              </w:rPr>
              <w:t>It consists of three steps</w:t>
            </w:r>
            <w:r>
              <w:rPr>
                <w:rFonts w:ascii="Arial" w:eastAsia="SimSun" w:hAnsi="Arial" w:cs="Arial" w:hint="eastAsia"/>
                <w:noProof/>
                <w:sz w:val="20"/>
                <w:szCs w:val="20"/>
                <w:lang w:eastAsia="zh-CN"/>
              </w:rPr>
              <w:t>:</w:t>
            </w:r>
            <w:r>
              <w:rPr>
                <w:rFonts w:ascii="Arial" w:hAnsi="Arial" w:cs="Arial"/>
                <w:noProof/>
                <w:sz w:val="20"/>
                <w:szCs w:val="20"/>
              </w:rPr>
              <w:t xml:space="preserve"> 1) </w:t>
            </w:r>
            <w:r>
              <w:rPr>
                <w:rFonts w:ascii="Arial" w:eastAsia="SimSun" w:hAnsi="Arial" w:cs="Arial" w:hint="eastAsia"/>
                <w:noProof/>
                <w:sz w:val="20"/>
                <w:szCs w:val="20"/>
                <w:lang w:eastAsia="zh-CN"/>
              </w:rPr>
              <w:t>P</w:t>
            </w:r>
            <w:r w:rsidRPr="002F4422">
              <w:rPr>
                <w:rFonts w:ascii="Arial" w:hAnsi="Arial" w:cs="Arial"/>
                <w:noProof/>
                <w:sz w:val="20"/>
                <w:szCs w:val="20"/>
              </w:rPr>
              <w:t xml:space="preserve">roject multi-scale ENCODE data of a cell line to a data matrix </w:t>
            </w:r>
            <w:r w:rsidR="006A0A72">
              <w:rPr>
                <w:rFonts w:ascii="Arial" w:hAnsi="Arial" w:cs="Arial"/>
                <w:noProof/>
                <w:sz w:val="20"/>
                <w:szCs w:val="20"/>
              </w:rPr>
              <w:t>at</w:t>
            </w:r>
            <w:r w:rsidRPr="002F4422">
              <w:rPr>
                <w:rFonts w:ascii="Arial" w:hAnsi="Arial" w:cs="Arial"/>
                <w:noProof/>
                <w:sz w:val="20"/>
                <w:szCs w:val="20"/>
              </w:rPr>
              <w:t xml:space="preserve"> the SNP level</w:t>
            </w:r>
            <w:r>
              <w:rPr>
                <w:rFonts w:ascii="Arial" w:eastAsia="SimSun" w:hAnsi="Arial" w:cs="Arial" w:hint="eastAsia"/>
                <w:noProof/>
                <w:sz w:val="20"/>
                <w:szCs w:val="20"/>
                <w:lang w:eastAsia="zh-CN"/>
              </w:rPr>
              <w:t>.</w:t>
            </w:r>
            <w:r>
              <w:rPr>
                <w:rFonts w:ascii="Arial" w:hAnsi="Arial" w:cs="Arial"/>
                <w:noProof/>
                <w:sz w:val="20"/>
                <w:szCs w:val="20"/>
              </w:rPr>
              <w:t xml:space="preserve"> 2) </w:t>
            </w:r>
            <w:r>
              <w:rPr>
                <w:rFonts w:ascii="Arial" w:eastAsia="SimSun" w:hAnsi="Arial" w:cs="Arial" w:hint="eastAsia"/>
                <w:noProof/>
                <w:sz w:val="20"/>
                <w:szCs w:val="20"/>
                <w:lang w:eastAsia="zh-CN"/>
              </w:rPr>
              <w:t>M</w:t>
            </w:r>
            <w:r w:rsidRPr="002F4422">
              <w:rPr>
                <w:rFonts w:ascii="Arial" w:hAnsi="Arial" w:cs="Arial"/>
                <w:noProof/>
                <w:sz w:val="20"/>
                <w:szCs w:val="20"/>
              </w:rPr>
              <w:t>ap</w:t>
            </w:r>
            <w:r w:rsidR="006A0A72">
              <w:rPr>
                <w:rFonts w:ascii="Arial" w:hAnsi="Arial" w:cs="Arial"/>
                <w:noProof/>
                <w:sz w:val="20"/>
                <w:szCs w:val="20"/>
              </w:rPr>
              <w:t xml:space="preserve"> disease associated</w:t>
            </w:r>
            <w:r w:rsidRPr="002F4422">
              <w:rPr>
                <w:rFonts w:ascii="Arial" w:hAnsi="Arial" w:cs="Arial"/>
                <w:noProof/>
                <w:sz w:val="20"/>
                <w:szCs w:val="20"/>
              </w:rPr>
              <w:t xml:space="preserve"> </w:t>
            </w:r>
            <w:r>
              <w:rPr>
                <w:rFonts w:ascii="Arial" w:hAnsi="Arial" w:cs="Arial"/>
                <w:noProof/>
                <w:sz w:val="20"/>
                <w:szCs w:val="20"/>
              </w:rPr>
              <w:t xml:space="preserve">SNPs </w:t>
            </w:r>
            <w:r>
              <w:rPr>
                <w:rFonts w:ascii="Arial" w:eastAsia="SimSun" w:hAnsi="Arial" w:cs="Arial" w:hint="eastAsia"/>
                <w:noProof/>
                <w:sz w:val="20"/>
                <w:szCs w:val="20"/>
                <w:lang w:eastAsia="zh-CN"/>
              </w:rPr>
              <w:t>of</w:t>
            </w:r>
            <w:r w:rsidRPr="002F4422">
              <w:rPr>
                <w:rFonts w:ascii="Arial" w:hAnsi="Arial" w:cs="Arial"/>
                <w:noProof/>
                <w:sz w:val="20"/>
                <w:szCs w:val="20"/>
              </w:rPr>
              <w:t xml:space="preserve"> the cell line to several major factors</w:t>
            </w:r>
            <w:r>
              <w:rPr>
                <w:rFonts w:ascii="Arial" w:eastAsia="SimSun" w:hAnsi="Arial" w:cs="Arial" w:hint="eastAsia"/>
                <w:noProof/>
                <w:sz w:val="20"/>
                <w:szCs w:val="20"/>
                <w:lang w:eastAsia="zh-CN"/>
              </w:rPr>
              <w:t xml:space="preserve"> using multiple factor analysis.</w:t>
            </w:r>
            <w:r w:rsidRPr="002F4422">
              <w:rPr>
                <w:rFonts w:ascii="Arial" w:eastAsia="SimSun" w:hAnsi="Arial" w:cs="Arial" w:hint="eastAsia"/>
                <w:noProof/>
                <w:sz w:val="20"/>
                <w:szCs w:val="20"/>
                <w:lang w:eastAsia="zh-CN"/>
              </w:rPr>
              <w:t xml:space="preserve"> </w:t>
            </w:r>
            <w:r>
              <w:rPr>
                <w:rFonts w:ascii="Arial" w:hAnsi="Arial" w:cs="Arial"/>
                <w:noProof/>
                <w:sz w:val="20"/>
                <w:szCs w:val="20"/>
              </w:rPr>
              <w:t xml:space="preserve"> 3) </w:t>
            </w:r>
            <w:r>
              <w:rPr>
                <w:rFonts w:ascii="Arial" w:eastAsia="SimSun" w:hAnsi="Arial" w:cs="Arial" w:hint="eastAsia"/>
                <w:noProof/>
                <w:sz w:val="20"/>
                <w:szCs w:val="20"/>
                <w:lang w:eastAsia="zh-CN"/>
              </w:rPr>
              <w:t>A</w:t>
            </w:r>
            <w:r w:rsidRPr="002F4422">
              <w:rPr>
                <w:rFonts w:ascii="Arial" w:hAnsi="Arial" w:cs="Arial"/>
                <w:noProof/>
                <w:sz w:val="20"/>
                <w:szCs w:val="20"/>
              </w:rPr>
              <w:t xml:space="preserve">verage the distance of a SNP pair on all cells of the same type and conduct </w:t>
            </w:r>
            <w:r w:rsidR="006A0A72">
              <w:rPr>
                <w:rFonts w:ascii="Arial" w:hAnsi="Arial" w:cs="Arial"/>
                <w:noProof/>
                <w:sz w:val="20"/>
                <w:szCs w:val="20"/>
              </w:rPr>
              <w:t>resampling</w:t>
            </w:r>
            <w:r w:rsidRPr="002F4422">
              <w:rPr>
                <w:rFonts w:ascii="Arial" w:hAnsi="Arial" w:cs="Arial"/>
                <w:noProof/>
                <w:sz w:val="20"/>
                <w:szCs w:val="20"/>
              </w:rPr>
              <w:t xml:space="preserve"> for statistical significance.</w:t>
            </w:r>
            <w:r w:rsidRPr="00BD2060">
              <w:rPr>
                <w:rFonts w:ascii="Arial" w:hAnsi="Arial" w:cs="Arial"/>
                <w:sz w:val="20"/>
                <w:szCs w:val="20"/>
              </w:rPr>
              <w:t xml:space="preserve">  </w:t>
            </w:r>
          </w:p>
        </w:tc>
      </w:tr>
    </w:tbl>
    <w:p w14:paraId="60180C28" w14:textId="48122F78" w:rsidR="00D6401D" w:rsidRDefault="00D6401D" w:rsidP="008A3996">
      <w:pPr>
        <w:spacing w:before="120"/>
        <w:rPr>
          <w:rFonts w:ascii="Arial" w:hAnsi="Arial" w:cs="Arial"/>
          <w:b/>
          <w:sz w:val="20"/>
          <w:szCs w:val="20"/>
        </w:rPr>
      </w:pPr>
    </w:p>
    <w:tbl>
      <w:tblPr>
        <w:tblStyle w:val="TableGrid"/>
        <w:tblpPr w:leftFromText="180" w:rightFromText="180" w:vertAnchor="text" w:horzAnchor="page" w:tblpX="5689" w:tblpYSpec="top"/>
        <w:tblOverlap w:val="never"/>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1458"/>
        <w:gridCol w:w="4410"/>
      </w:tblGrid>
      <w:tr w:rsidR="00FD6978" w14:paraId="50B46301" w14:textId="77777777" w:rsidTr="003B3B8C">
        <w:tc>
          <w:tcPr>
            <w:tcW w:w="5868" w:type="dxa"/>
            <w:gridSpan w:val="2"/>
            <w:tcBorders>
              <w:top w:val="nil"/>
              <w:bottom w:val="single" w:sz="4" w:space="0" w:color="auto"/>
            </w:tcBorders>
          </w:tcPr>
          <w:p w14:paraId="022496A8" w14:textId="1F34CFBC" w:rsidR="00FD6978" w:rsidRPr="00832EC4" w:rsidRDefault="00FD6978" w:rsidP="00FD6978">
            <w:pPr>
              <w:spacing w:before="120"/>
              <w:rPr>
                <w:rFonts w:ascii="Arial" w:hAnsi="Arial" w:cs="Arial"/>
                <w:sz w:val="20"/>
                <w:szCs w:val="20"/>
              </w:rPr>
            </w:pPr>
            <w:r>
              <w:rPr>
                <w:rFonts w:ascii="Arial" w:hAnsi="Arial" w:cs="Arial"/>
                <w:sz w:val="20"/>
                <w:szCs w:val="20"/>
              </w:rPr>
              <w:t>Table 1: Definitions used in the text</w:t>
            </w:r>
          </w:p>
        </w:tc>
      </w:tr>
      <w:tr w:rsidR="00FD6978" w14:paraId="203E9D5F" w14:textId="77777777" w:rsidTr="003B3B8C">
        <w:tc>
          <w:tcPr>
            <w:tcW w:w="1458" w:type="dxa"/>
            <w:tcBorders>
              <w:top w:val="single" w:sz="4" w:space="0" w:color="auto"/>
              <w:bottom w:val="single" w:sz="4" w:space="0" w:color="auto"/>
            </w:tcBorders>
          </w:tcPr>
          <w:p w14:paraId="3FD7AFD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Abbreviations</w:t>
            </w:r>
          </w:p>
        </w:tc>
        <w:tc>
          <w:tcPr>
            <w:tcW w:w="4410" w:type="dxa"/>
            <w:tcBorders>
              <w:top w:val="single" w:sz="4" w:space="0" w:color="auto"/>
              <w:bottom w:val="single" w:sz="4" w:space="0" w:color="auto"/>
            </w:tcBorders>
          </w:tcPr>
          <w:p w14:paraId="5081D7B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Descriptions</w:t>
            </w:r>
          </w:p>
        </w:tc>
      </w:tr>
      <w:tr w:rsidR="00FD6978" w14:paraId="515FA978" w14:textId="77777777" w:rsidTr="003B3B8C">
        <w:tc>
          <w:tcPr>
            <w:tcW w:w="1458" w:type="dxa"/>
            <w:tcBorders>
              <w:top w:val="single" w:sz="4" w:space="0" w:color="auto"/>
            </w:tcBorders>
          </w:tcPr>
          <w:p w14:paraId="1D27F6F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MFA</w:t>
            </w:r>
          </w:p>
        </w:tc>
        <w:tc>
          <w:tcPr>
            <w:tcW w:w="4410" w:type="dxa"/>
            <w:tcBorders>
              <w:top w:val="single" w:sz="4" w:space="0" w:color="auto"/>
            </w:tcBorders>
          </w:tcPr>
          <w:p w14:paraId="213A371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Multiple factor analysis</w:t>
            </w:r>
          </w:p>
        </w:tc>
      </w:tr>
      <w:tr w:rsidR="00FD6978" w14:paraId="0C6434C2" w14:textId="77777777" w:rsidTr="003B3B8C">
        <w:tc>
          <w:tcPr>
            <w:tcW w:w="1458" w:type="dxa"/>
          </w:tcPr>
          <w:p w14:paraId="5DF54B1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ENCODE</w:t>
            </w:r>
          </w:p>
        </w:tc>
        <w:tc>
          <w:tcPr>
            <w:tcW w:w="4410" w:type="dxa"/>
          </w:tcPr>
          <w:p w14:paraId="264DA94A"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Encyclopedia of DNA Elements</w:t>
            </w:r>
          </w:p>
        </w:tc>
      </w:tr>
      <w:tr w:rsidR="00FD6978" w14:paraId="1F6C9713" w14:textId="77777777" w:rsidTr="003B3B8C">
        <w:tc>
          <w:tcPr>
            <w:tcW w:w="1458" w:type="dxa"/>
          </w:tcPr>
          <w:p w14:paraId="7B48A4C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HCUP</w:t>
            </w:r>
          </w:p>
        </w:tc>
        <w:tc>
          <w:tcPr>
            <w:tcW w:w="4410" w:type="dxa"/>
          </w:tcPr>
          <w:p w14:paraId="2CE6703D"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Healthcare Cost and Utilization Project</w:t>
            </w:r>
          </w:p>
        </w:tc>
      </w:tr>
      <w:tr w:rsidR="00FD6978" w14:paraId="5404C38D" w14:textId="77777777" w:rsidTr="003B3B8C">
        <w:tc>
          <w:tcPr>
            <w:tcW w:w="1458" w:type="dxa"/>
          </w:tcPr>
          <w:p w14:paraId="23EC6F3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EMERGE</w:t>
            </w:r>
          </w:p>
        </w:tc>
        <w:tc>
          <w:tcPr>
            <w:tcW w:w="4410" w:type="dxa"/>
          </w:tcPr>
          <w:p w14:paraId="40749855"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Electronic Medical Records and Genomics</w:t>
            </w:r>
          </w:p>
        </w:tc>
      </w:tr>
      <w:tr w:rsidR="00FD6978" w14:paraId="520256FB" w14:textId="77777777" w:rsidTr="003B3B8C">
        <w:tc>
          <w:tcPr>
            <w:tcW w:w="1458" w:type="dxa"/>
          </w:tcPr>
          <w:p w14:paraId="55CEEDC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SNP</w:t>
            </w:r>
          </w:p>
        </w:tc>
        <w:tc>
          <w:tcPr>
            <w:tcW w:w="4410" w:type="dxa"/>
          </w:tcPr>
          <w:p w14:paraId="7E8511A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Single Nucleotide Polymorphisms</w:t>
            </w:r>
          </w:p>
        </w:tc>
      </w:tr>
      <w:tr w:rsidR="00FD6978" w14:paraId="190B4B18" w14:textId="77777777" w:rsidTr="003B3B8C">
        <w:tc>
          <w:tcPr>
            <w:tcW w:w="1458" w:type="dxa"/>
          </w:tcPr>
          <w:p w14:paraId="3ECFC10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GWAS</w:t>
            </w:r>
          </w:p>
        </w:tc>
        <w:tc>
          <w:tcPr>
            <w:tcW w:w="4410" w:type="dxa"/>
          </w:tcPr>
          <w:p w14:paraId="432C64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Genome-wide Association Study</w:t>
            </w:r>
          </w:p>
        </w:tc>
      </w:tr>
      <w:tr w:rsidR="00FD6978" w14:paraId="5C94C497" w14:textId="77777777" w:rsidTr="003B3B8C">
        <w:tc>
          <w:tcPr>
            <w:tcW w:w="1458" w:type="dxa"/>
          </w:tcPr>
          <w:p w14:paraId="614C95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eQTL</w:t>
            </w:r>
          </w:p>
        </w:tc>
        <w:tc>
          <w:tcPr>
            <w:tcW w:w="4410" w:type="dxa"/>
          </w:tcPr>
          <w:p w14:paraId="52031DA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Expression Quantitative Trait Loci</w:t>
            </w:r>
          </w:p>
        </w:tc>
      </w:tr>
      <w:tr w:rsidR="00FD6978" w14:paraId="128E4CDA" w14:textId="77777777" w:rsidTr="003B3B8C">
        <w:tc>
          <w:tcPr>
            <w:tcW w:w="1458" w:type="dxa"/>
          </w:tcPr>
          <w:p w14:paraId="5246AE8B"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LD</w:t>
            </w:r>
          </w:p>
        </w:tc>
        <w:tc>
          <w:tcPr>
            <w:tcW w:w="4410" w:type="dxa"/>
          </w:tcPr>
          <w:p w14:paraId="7CA2F49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 xml:space="preserve">Linkage disequilibrium </w:t>
            </w:r>
          </w:p>
        </w:tc>
      </w:tr>
      <w:tr w:rsidR="003B3B8C" w14:paraId="3D9EA04C" w14:textId="77777777" w:rsidTr="0032315B">
        <w:tc>
          <w:tcPr>
            <w:tcW w:w="1458" w:type="dxa"/>
          </w:tcPr>
          <w:p w14:paraId="3BEFEFDA" w14:textId="77777777" w:rsidR="003B3B8C" w:rsidRPr="00832EC4" w:rsidRDefault="003B3B8C" w:rsidP="003B3B8C">
            <w:pPr>
              <w:spacing w:before="120"/>
              <w:rPr>
                <w:rFonts w:ascii="Arial" w:hAnsi="Arial" w:cs="Arial"/>
                <w:sz w:val="20"/>
                <w:szCs w:val="20"/>
              </w:rPr>
            </w:pPr>
            <w:r>
              <w:rPr>
                <w:rFonts w:ascii="Arial" w:hAnsi="Arial" w:cs="Arial"/>
                <w:sz w:val="20"/>
                <w:szCs w:val="20"/>
              </w:rPr>
              <w:t>EMR</w:t>
            </w:r>
          </w:p>
        </w:tc>
        <w:tc>
          <w:tcPr>
            <w:tcW w:w="4410" w:type="dxa"/>
          </w:tcPr>
          <w:p w14:paraId="7ED14706" w14:textId="77777777" w:rsidR="003B3B8C" w:rsidRPr="00832EC4" w:rsidRDefault="003B3B8C" w:rsidP="003B3B8C">
            <w:pPr>
              <w:spacing w:before="120"/>
              <w:rPr>
                <w:rFonts w:ascii="Arial" w:hAnsi="Arial" w:cs="Arial"/>
                <w:sz w:val="20"/>
                <w:szCs w:val="20"/>
              </w:rPr>
            </w:pPr>
            <w:r>
              <w:rPr>
                <w:rFonts w:ascii="Arial" w:hAnsi="Arial" w:cs="Arial"/>
                <w:sz w:val="20"/>
                <w:szCs w:val="20"/>
              </w:rPr>
              <w:t>Electronic Medical Records</w:t>
            </w:r>
          </w:p>
        </w:tc>
      </w:tr>
      <w:tr w:rsidR="002B6707" w14:paraId="66ACB4AD" w14:textId="77777777" w:rsidTr="003B3B8C">
        <w:tc>
          <w:tcPr>
            <w:tcW w:w="1458" w:type="dxa"/>
          </w:tcPr>
          <w:p w14:paraId="3B9069D8" w14:textId="25ED3ECA" w:rsidR="002B6707" w:rsidRPr="00832EC4" w:rsidRDefault="002B6707" w:rsidP="00FD6978">
            <w:pPr>
              <w:spacing w:before="120"/>
              <w:rPr>
                <w:rFonts w:ascii="Arial" w:hAnsi="Arial" w:cs="Arial"/>
                <w:sz w:val="20"/>
                <w:szCs w:val="20"/>
              </w:rPr>
            </w:pPr>
            <w:r>
              <w:rPr>
                <w:rFonts w:ascii="Arial" w:hAnsi="Arial" w:cs="Arial"/>
                <w:sz w:val="20"/>
                <w:szCs w:val="20"/>
              </w:rPr>
              <w:t>OR</w:t>
            </w:r>
          </w:p>
        </w:tc>
        <w:tc>
          <w:tcPr>
            <w:tcW w:w="4410" w:type="dxa"/>
          </w:tcPr>
          <w:p w14:paraId="2E3948DB" w14:textId="1B38CDE2" w:rsidR="002B6707" w:rsidRPr="00832EC4" w:rsidRDefault="002B6707" w:rsidP="00FD6978">
            <w:pPr>
              <w:spacing w:before="120"/>
              <w:rPr>
                <w:rFonts w:ascii="Arial" w:hAnsi="Arial" w:cs="Arial"/>
                <w:sz w:val="20"/>
                <w:szCs w:val="20"/>
              </w:rPr>
            </w:pPr>
            <w:r>
              <w:rPr>
                <w:rFonts w:ascii="Arial" w:hAnsi="Arial" w:cs="Arial"/>
                <w:sz w:val="20"/>
                <w:szCs w:val="20"/>
              </w:rPr>
              <w:t>Odds ratio</w:t>
            </w:r>
          </w:p>
        </w:tc>
      </w:tr>
      <w:tr w:rsidR="002B6707" w14:paraId="262E822A" w14:textId="77777777" w:rsidTr="003B3B8C">
        <w:tc>
          <w:tcPr>
            <w:tcW w:w="1458" w:type="dxa"/>
          </w:tcPr>
          <w:p w14:paraId="46290C9A" w14:textId="6144562E" w:rsidR="002B6707" w:rsidRPr="00832EC4" w:rsidRDefault="002B6707" w:rsidP="00FD6978">
            <w:pPr>
              <w:spacing w:before="120"/>
              <w:rPr>
                <w:rFonts w:ascii="Arial" w:hAnsi="Arial" w:cs="Arial"/>
                <w:sz w:val="20"/>
                <w:szCs w:val="20"/>
              </w:rPr>
            </w:pPr>
            <w:r>
              <w:rPr>
                <w:rFonts w:ascii="Arial" w:hAnsi="Arial" w:cs="Arial"/>
                <w:sz w:val="20"/>
                <w:szCs w:val="20"/>
              </w:rPr>
              <w:t>FET</w:t>
            </w:r>
          </w:p>
        </w:tc>
        <w:tc>
          <w:tcPr>
            <w:tcW w:w="4410" w:type="dxa"/>
          </w:tcPr>
          <w:p w14:paraId="2FD5551A" w14:textId="3E44E433" w:rsidR="002B6707" w:rsidRPr="00832EC4" w:rsidRDefault="002B6707" w:rsidP="00FD6978">
            <w:pPr>
              <w:spacing w:before="120"/>
              <w:rPr>
                <w:rFonts w:ascii="Arial" w:hAnsi="Arial" w:cs="Arial"/>
                <w:sz w:val="20"/>
                <w:szCs w:val="20"/>
              </w:rPr>
            </w:pPr>
            <w:r>
              <w:rPr>
                <w:rFonts w:ascii="Arial" w:hAnsi="Arial" w:cs="Arial"/>
                <w:sz w:val="20"/>
                <w:szCs w:val="20"/>
              </w:rPr>
              <w:t>Fisher’s Exact Test</w:t>
            </w:r>
          </w:p>
        </w:tc>
      </w:tr>
      <w:tr w:rsidR="00FD6978" w14:paraId="3D8C4C06" w14:textId="77777777" w:rsidTr="003B3B8C">
        <w:tc>
          <w:tcPr>
            <w:tcW w:w="1458" w:type="dxa"/>
          </w:tcPr>
          <w:p w14:paraId="782714BE"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TF</w:t>
            </w:r>
          </w:p>
        </w:tc>
        <w:tc>
          <w:tcPr>
            <w:tcW w:w="4410" w:type="dxa"/>
          </w:tcPr>
          <w:p w14:paraId="0E53BD2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Transcription factor</w:t>
            </w:r>
          </w:p>
        </w:tc>
      </w:tr>
    </w:tbl>
    <w:p w14:paraId="666DEBBF" w14:textId="0DC50972" w:rsidR="00621F78" w:rsidRDefault="00E55264" w:rsidP="00621F78">
      <w:pPr>
        <w:spacing w:before="120"/>
        <w:rPr>
          <w:rFonts w:ascii="Arial" w:hAnsi="Arial" w:cs="Arial"/>
          <w:b/>
          <w:sz w:val="22"/>
          <w:szCs w:val="22"/>
        </w:rPr>
      </w:pPr>
      <w:r w:rsidRPr="00F36559">
        <w:rPr>
          <w:rFonts w:ascii="Arial" w:hAnsi="Arial" w:cs="Arial"/>
          <w:b/>
          <w:sz w:val="22"/>
          <w:szCs w:val="22"/>
          <w:lang w:eastAsia="zh-CN"/>
        </w:rPr>
        <w:t xml:space="preserve">SA </w:t>
      </w:r>
      <w:r w:rsidR="00621F78" w:rsidRPr="00F36559">
        <w:rPr>
          <w:rFonts w:ascii="Arial" w:hAnsi="Arial" w:cs="Arial"/>
          <w:b/>
          <w:sz w:val="22"/>
          <w:szCs w:val="22"/>
        </w:rPr>
        <w:t>1.1 Calculate the overa</w:t>
      </w:r>
      <w:r w:rsidR="008E1A84">
        <w:rPr>
          <w:rFonts w:ascii="Arial" w:hAnsi="Arial" w:cs="Arial"/>
          <w:b/>
          <w:sz w:val="22"/>
          <w:szCs w:val="22"/>
        </w:rPr>
        <w:t>ll ENCODE similarity for pairs of disease associated SNPs</w:t>
      </w:r>
      <w:r w:rsidR="000B1A72">
        <w:rPr>
          <w:rFonts w:ascii="Arial" w:hAnsi="Arial" w:cs="Arial"/>
          <w:b/>
          <w:sz w:val="22"/>
          <w:szCs w:val="22"/>
        </w:rPr>
        <w:t xml:space="preserve"> using multiple factor analysis</w:t>
      </w:r>
    </w:p>
    <w:p w14:paraId="6A8AF8DC" w14:textId="5E45E13C" w:rsidR="00847B3A" w:rsidRDefault="00DA52BA" w:rsidP="00DA52BA">
      <w:pPr>
        <w:spacing w:before="120"/>
        <w:rPr>
          <w:rFonts w:ascii="Arial" w:hAnsi="Arial" w:cs="Arial"/>
          <w:sz w:val="22"/>
          <w:szCs w:val="22"/>
        </w:rPr>
      </w:pPr>
      <w:r>
        <w:rPr>
          <w:rFonts w:ascii="Arial" w:hAnsi="Arial" w:cs="Arial"/>
          <w:sz w:val="22"/>
          <w:szCs w:val="22"/>
        </w:rPr>
        <w:t>We will employ</w:t>
      </w:r>
      <w:r w:rsidR="0009697F">
        <w:rPr>
          <w:rFonts w:ascii="Arial" w:hAnsi="Arial" w:cs="Arial"/>
          <w:sz w:val="22"/>
          <w:szCs w:val="22"/>
        </w:rPr>
        <w:t xml:space="preserve"> three types of data as input for this aim:</w:t>
      </w:r>
      <w:r w:rsidR="005C0CFA">
        <w:rPr>
          <w:rFonts w:ascii="Arial" w:hAnsi="Arial" w:cs="Arial"/>
          <w:sz w:val="22"/>
          <w:szCs w:val="22"/>
        </w:rPr>
        <w:t xml:space="preserve"> SNP-disease associations, SNP linkage disequilibrium, and </w:t>
      </w:r>
      <w:r w:rsidR="00FE02EC">
        <w:rPr>
          <w:rFonts w:ascii="Arial" w:hAnsi="Arial" w:cs="Arial"/>
          <w:sz w:val="22"/>
          <w:szCs w:val="22"/>
        </w:rPr>
        <w:t xml:space="preserve">the </w:t>
      </w:r>
      <w:r w:rsidR="005C0CFA">
        <w:rPr>
          <w:rFonts w:ascii="Arial" w:hAnsi="Arial" w:cs="Arial"/>
          <w:sz w:val="22"/>
          <w:szCs w:val="22"/>
        </w:rPr>
        <w:t>ENCODE functional repository</w:t>
      </w:r>
      <w:r w:rsidR="009421BC">
        <w:rPr>
          <w:rFonts w:ascii="Arial" w:hAnsi="Arial" w:cs="Arial"/>
          <w:sz w:val="22"/>
          <w:szCs w:val="22"/>
        </w:rPr>
        <w:t xml:space="preserve"> (Fig</w:t>
      </w:r>
      <w:r w:rsidR="00D105ED">
        <w:rPr>
          <w:rFonts w:ascii="Arial" w:hAnsi="Arial" w:cs="Arial"/>
          <w:sz w:val="22"/>
          <w:szCs w:val="22"/>
        </w:rPr>
        <w:t>.</w:t>
      </w:r>
      <w:r w:rsidR="009421BC">
        <w:rPr>
          <w:rFonts w:ascii="Arial" w:hAnsi="Arial" w:cs="Arial"/>
          <w:sz w:val="22"/>
          <w:szCs w:val="22"/>
        </w:rPr>
        <w:t xml:space="preserve"> 2)</w:t>
      </w:r>
      <w:r w:rsidR="005C0CFA">
        <w:rPr>
          <w:rFonts w:ascii="Arial" w:hAnsi="Arial" w:cs="Arial"/>
          <w:sz w:val="22"/>
          <w:szCs w:val="22"/>
        </w:rPr>
        <w:t xml:space="preserve">. First, we will download disease associated SNPs from </w:t>
      </w:r>
      <w:r w:rsidR="00DF040B">
        <w:rPr>
          <w:rFonts w:ascii="Arial" w:hAnsi="Arial" w:cs="Arial"/>
          <w:sz w:val="22"/>
          <w:szCs w:val="22"/>
        </w:rPr>
        <w:t xml:space="preserve">the </w:t>
      </w:r>
      <w:r w:rsidR="005C0CFA">
        <w:rPr>
          <w:rFonts w:ascii="Arial" w:hAnsi="Arial" w:cs="Arial"/>
          <w:sz w:val="22"/>
          <w:szCs w:val="22"/>
        </w:rPr>
        <w:t>National Human Genome Research Institute (NHGRI) GW</w:t>
      </w:r>
      <w:r w:rsidR="0009697F">
        <w:rPr>
          <w:rFonts w:ascii="Arial" w:hAnsi="Arial" w:cs="Arial"/>
          <w:sz w:val="22"/>
          <w:szCs w:val="22"/>
        </w:rPr>
        <w:t xml:space="preserve">AS catalog. This </w:t>
      </w:r>
      <w:r w:rsidR="0009697F" w:rsidRPr="006F1FD7">
        <w:rPr>
          <w:rFonts w:ascii="Arial" w:hAnsi="Arial" w:cs="Arial"/>
          <w:noProof/>
          <w:sz w:val="22"/>
          <w:szCs w:val="22"/>
        </w:rPr>
        <w:t>catalog</w:t>
      </w:r>
      <w:r w:rsidR="0009697F">
        <w:rPr>
          <w:rFonts w:ascii="Arial" w:hAnsi="Arial" w:cs="Arial"/>
          <w:sz w:val="22"/>
          <w:szCs w:val="22"/>
        </w:rPr>
        <w:t xml:space="preserve"> consists of</w:t>
      </w:r>
      <w:r w:rsidR="005C0CFA">
        <w:rPr>
          <w:rFonts w:ascii="Arial" w:hAnsi="Arial" w:cs="Arial"/>
          <w:sz w:val="22"/>
          <w:szCs w:val="22"/>
        </w:rPr>
        <w:t xml:space="preserve"> the la</w:t>
      </w:r>
      <w:r w:rsidR="0009697F">
        <w:rPr>
          <w:rFonts w:ascii="Arial" w:hAnsi="Arial" w:cs="Arial"/>
          <w:sz w:val="22"/>
          <w:szCs w:val="22"/>
        </w:rPr>
        <w:t>test results across almost all</w:t>
      </w:r>
      <w:r w:rsidR="005C0CFA">
        <w:rPr>
          <w:rFonts w:ascii="Arial" w:hAnsi="Arial" w:cs="Arial"/>
          <w:sz w:val="22"/>
          <w:szCs w:val="22"/>
        </w:rPr>
        <w:t xml:space="preserve"> GWAS studies. It comprise of </w:t>
      </w:r>
      <w:r w:rsidR="00FE02EC">
        <w:rPr>
          <w:rFonts w:ascii="Arial" w:hAnsi="Arial" w:cs="Arial"/>
          <w:sz w:val="22"/>
          <w:szCs w:val="22"/>
        </w:rPr>
        <w:t xml:space="preserve">over </w:t>
      </w:r>
      <w:r w:rsidR="005C0CFA">
        <w:rPr>
          <w:rFonts w:ascii="Arial" w:hAnsi="Arial" w:cs="Arial"/>
          <w:sz w:val="22"/>
          <w:szCs w:val="22"/>
        </w:rPr>
        <w:t>1200</w:t>
      </w:r>
      <w:r w:rsidR="00FE02EC">
        <w:rPr>
          <w:rFonts w:ascii="Arial" w:hAnsi="Arial" w:cs="Arial"/>
          <w:sz w:val="22"/>
          <w:szCs w:val="22"/>
        </w:rPr>
        <w:t xml:space="preserve"> </w:t>
      </w:r>
      <w:r w:rsidR="005C0CFA">
        <w:rPr>
          <w:rFonts w:ascii="Arial" w:hAnsi="Arial" w:cs="Arial"/>
          <w:sz w:val="22"/>
          <w:szCs w:val="22"/>
        </w:rPr>
        <w:t>dise</w:t>
      </w:r>
      <w:r w:rsidR="0009697F">
        <w:rPr>
          <w:rFonts w:ascii="Arial" w:hAnsi="Arial" w:cs="Arial"/>
          <w:sz w:val="22"/>
          <w:szCs w:val="22"/>
        </w:rPr>
        <w:t>ases and 15,000 SNPs</w:t>
      </w:r>
      <w:r w:rsidR="00D54186">
        <w:rPr>
          <w:rFonts w:ascii="Arial" w:hAnsi="Arial" w:cs="Arial"/>
          <w:sz w:val="22"/>
          <w:szCs w:val="22"/>
        </w:rPr>
        <w:t xml:space="preserve"> (lead SNPs)</w:t>
      </w:r>
      <w:r w:rsidR="0009697F">
        <w:rPr>
          <w:rFonts w:ascii="Arial" w:hAnsi="Arial" w:cs="Arial"/>
          <w:sz w:val="22"/>
          <w:szCs w:val="22"/>
        </w:rPr>
        <w:t xml:space="preserve"> up to Oct.</w:t>
      </w:r>
      <w:r w:rsidR="005C0CFA">
        <w:rPr>
          <w:rFonts w:ascii="Arial" w:hAnsi="Arial" w:cs="Arial"/>
          <w:sz w:val="22"/>
          <w:szCs w:val="22"/>
        </w:rPr>
        <w:t xml:space="preserve"> 2015. Second, we will download data from </w:t>
      </w:r>
      <w:r w:rsidR="0009697F">
        <w:rPr>
          <w:rFonts w:ascii="Arial" w:hAnsi="Arial" w:cs="Arial"/>
          <w:sz w:val="22"/>
          <w:szCs w:val="22"/>
        </w:rPr>
        <w:t xml:space="preserve">the </w:t>
      </w:r>
      <w:r w:rsidR="005C0CFA">
        <w:rPr>
          <w:rFonts w:ascii="Arial" w:hAnsi="Arial" w:cs="Arial"/>
          <w:sz w:val="22"/>
          <w:szCs w:val="22"/>
        </w:rPr>
        <w:t>1000 genome project and calculate the linkage disequilibrium</w:t>
      </w:r>
      <w:r w:rsidR="00D54186">
        <w:rPr>
          <w:rFonts w:ascii="Arial" w:hAnsi="Arial" w:cs="Arial"/>
          <w:sz w:val="22"/>
          <w:szCs w:val="22"/>
        </w:rPr>
        <w:t xml:space="preserve"> for all lead</w:t>
      </w:r>
      <w:r w:rsidR="0009697F">
        <w:rPr>
          <w:rFonts w:ascii="Arial" w:hAnsi="Arial" w:cs="Arial"/>
          <w:sz w:val="22"/>
          <w:szCs w:val="22"/>
        </w:rPr>
        <w:t xml:space="preserve"> SNPs </w:t>
      </w:r>
      <w:r w:rsidR="0009697F" w:rsidRPr="006F1FD7">
        <w:rPr>
          <w:rFonts w:ascii="Arial" w:hAnsi="Arial" w:cs="Arial"/>
          <w:noProof/>
          <w:sz w:val="22"/>
          <w:szCs w:val="22"/>
        </w:rPr>
        <w:t>on major populations</w:t>
      </w:r>
      <w:r w:rsidR="0009697F">
        <w:rPr>
          <w:rFonts w:ascii="Arial" w:hAnsi="Arial" w:cs="Arial"/>
          <w:sz w:val="22"/>
          <w:szCs w:val="22"/>
        </w:rPr>
        <w:t>, specifically</w:t>
      </w:r>
      <w:r w:rsidR="005C0CFA">
        <w:rPr>
          <w:rFonts w:ascii="Arial" w:hAnsi="Arial" w:cs="Arial"/>
          <w:sz w:val="22"/>
          <w:szCs w:val="22"/>
        </w:rPr>
        <w:t xml:space="preserve"> Caucasian, African American, Hispanic</w:t>
      </w:r>
      <w:r w:rsidR="00FE02EC">
        <w:rPr>
          <w:rFonts w:ascii="Arial" w:hAnsi="Arial" w:cs="Arial"/>
          <w:sz w:val="22"/>
          <w:szCs w:val="22"/>
        </w:rPr>
        <w:t>,</w:t>
      </w:r>
      <w:r w:rsidR="005C0CFA">
        <w:rPr>
          <w:rFonts w:ascii="Arial" w:hAnsi="Arial" w:cs="Arial"/>
          <w:sz w:val="22"/>
          <w:szCs w:val="22"/>
        </w:rPr>
        <w:t xml:space="preserve"> and Asian. Using a </w:t>
      </w:r>
      <w:r w:rsidR="005C0CFA" w:rsidRPr="009368D8">
        <w:rPr>
          <w:rFonts w:ascii="Arial" w:hAnsi="Arial" w:cs="Arial"/>
          <w:sz w:val="22"/>
          <w:szCs w:val="22"/>
        </w:rPr>
        <w:t>pipeline</w:t>
      </w:r>
      <w:r w:rsidR="00D54186">
        <w:rPr>
          <w:rFonts w:ascii="Arial" w:hAnsi="Arial" w:cs="Arial"/>
          <w:sz w:val="22"/>
          <w:szCs w:val="22"/>
        </w:rPr>
        <w:t xml:space="preserve"> </w:t>
      </w:r>
      <w:r w:rsidR="00264008">
        <w:rPr>
          <w:rFonts w:ascii="Arial" w:hAnsi="Arial" w:cs="Arial"/>
          <w:sz w:val="22"/>
          <w:szCs w:val="22"/>
        </w:rPr>
        <w:t xml:space="preserve">we have already </w:t>
      </w:r>
      <w:r w:rsidR="00D54186" w:rsidRPr="006F1FD7">
        <w:rPr>
          <w:rFonts w:ascii="Arial" w:hAnsi="Arial" w:cs="Arial"/>
          <w:noProof/>
          <w:sz w:val="22"/>
          <w:szCs w:val="22"/>
        </w:rPr>
        <w:t>built</w:t>
      </w:r>
      <w:r w:rsidR="00D54186">
        <w:rPr>
          <w:rFonts w:ascii="Arial" w:hAnsi="Arial" w:cs="Arial"/>
          <w:sz w:val="22"/>
          <w:szCs w:val="22"/>
        </w:rPr>
        <w:t xml:space="preserve"> on the</w:t>
      </w:r>
      <w:r w:rsidR="005429F1">
        <w:rPr>
          <w:rFonts w:ascii="Arial" w:hAnsi="Arial" w:cs="Arial"/>
          <w:sz w:val="22"/>
          <w:szCs w:val="22"/>
        </w:rPr>
        <w:t xml:space="preserve"> PLINK package</w:t>
      </w:r>
      <w:r w:rsidR="005C0CFA">
        <w:rPr>
          <w:rFonts w:ascii="Arial" w:hAnsi="Arial" w:cs="Arial"/>
          <w:sz w:val="22"/>
          <w:szCs w:val="22"/>
        </w:rPr>
        <w:t>, we will extract SNPs with strong disequilibrium (r</w:t>
      </w:r>
      <w:r w:rsidR="005C0CFA" w:rsidRPr="005C0CFA">
        <w:rPr>
          <w:rFonts w:ascii="Arial" w:hAnsi="Arial" w:cs="Arial"/>
          <w:sz w:val="22"/>
          <w:szCs w:val="22"/>
          <w:vertAlign w:val="superscript"/>
        </w:rPr>
        <w:t>2</w:t>
      </w:r>
      <w:r w:rsidR="005C0CFA">
        <w:rPr>
          <w:rFonts w:ascii="Arial" w:hAnsi="Arial" w:cs="Arial"/>
          <w:sz w:val="22"/>
          <w:szCs w:val="22"/>
        </w:rPr>
        <w:t xml:space="preserve">&gt;0.8) </w:t>
      </w:r>
      <w:r w:rsidR="005C0CFA" w:rsidRPr="00EC193F">
        <w:rPr>
          <w:rFonts w:ascii="Arial" w:hAnsi="Arial" w:cs="Arial"/>
          <w:sz w:val="22"/>
          <w:szCs w:val="22"/>
        </w:rPr>
        <w:t>to</w:t>
      </w:r>
      <w:r w:rsidR="00D54186" w:rsidRPr="00EC193F">
        <w:rPr>
          <w:rFonts w:ascii="Arial" w:hAnsi="Arial" w:cs="Arial"/>
          <w:sz w:val="22"/>
          <w:szCs w:val="22"/>
        </w:rPr>
        <w:t xml:space="preserve"> </w:t>
      </w:r>
      <w:r w:rsidR="00EC193F" w:rsidRPr="004A5A3E">
        <w:rPr>
          <w:rFonts w:ascii="Arial" w:hAnsi="Arial" w:cs="Arial"/>
          <w:sz w:val="22"/>
          <w:szCs w:val="22"/>
        </w:rPr>
        <w:t>the</w:t>
      </w:r>
      <w:r w:rsidR="00E4768A" w:rsidRPr="00EC193F">
        <w:rPr>
          <w:rFonts w:ascii="Arial" w:hAnsi="Arial" w:cs="Arial"/>
          <w:sz w:val="22"/>
          <w:szCs w:val="22"/>
        </w:rPr>
        <w:t xml:space="preserve"> </w:t>
      </w:r>
      <w:r w:rsidR="00D54186" w:rsidRPr="00EC193F">
        <w:rPr>
          <w:rFonts w:ascii="Arial" w:hAnsi="Arial" w:cs="Arial"/>
          <w:sz w:val="22"/>
          <w:szCs w:val="22"/>
        </w:rPr>
        <w:t xml:space="preserve">15K </w:t>
      </w:r>
      <w:r w:rsidR="00E4768A" w:rsidRPr="00EC193F">
        <w:rPr>
          <w:rFonts w:ascii="Arial" w:hAnsi="Arial" w:cs="Arial"/>
          <w:sz w:val="22"/>
          <w:szCs w:val="22"/>
        </w:rPr>
        <w:t>SNPs</w:t>
      </w:r>
      <w:r w:rsidR="00E4768A">
        <w:rPr>
          <w:rFonts w:ascii="Arial" w:hAnsi="Arial" w:cs="Arial"/>
          <w:sz w:val="22"/>
          <w:szCs w:val="22"/>
        </w:rPr>
        <w:t xml:space="preserve">. </w:t>
      </w:r>
      <w:r w:rsidR="005C0CFA">
        <w:rPr>
          <w:rFonts w:ascii="Arial" w:hAnsi="Arial" w:cs="Arial"/>
          <w:sz w:val="22"/>
          <w:szCs w:val="22"/>
        </w:rPr>
        <w:t>SNPs with strong linkage disequilibrium</w:t>
      </w:r>
      <w:r w:rsidR="00E4768A">
        <w:rPr>
          <w:rFonts w:ascii="Arial" w:hAnsi="Arial" w:cs="Arial"/>
          <w:sz w:val="22"/>
          <w:szCs w:val="22"/>
        </w:rPr>
        <w:t xml:space="preserve"> to </w:t>
      </w:r>
      <w:r w:rsidR="00D54186">
        <w:rPr>
          <w:rFonts w:ascii="Arial" w:hAnsi="Arial" w:cs="Arial"/>
          <w:sz w:val="22"/>
          <w:szCs w:val="22"/>
        </w:rPr>
        <w:t>lead SNPs are also</w:t>
      </w:r>
      <w:r w:rsidR="00E4768A">
        <w:rPr>
          <w:rFonts w:ascii="Arial" w:hAnsi="Arial" w:cs="Arial"/>
          <w:sz w:val="22"/>
          <w:szCs w:val="22"/>
        </w:rPr>
        <w:t xml:space="preserve"> likely to associate with the </w:t>
      </w:r>
      <w:r w:rsidR="00EC193F">
        <w:rPr>
          <w:rFonts w:ascii="Arial" w:hAnsi="Arial" w:cs="Arial"/>
          <w:sz w:val="22"/>
          <w:szCs w:val="22"/>
        </w:rPr>
        <w:t xml:space="preserve">same </w:t>
      </w:r>
      <w:r w:rsidR="00E4768A">
        <w:rPr>
          <w:rFonts w:ascii="Arial" w:hAnsi="Arial" w:cs="Arial"/>
          <w:sz w:val="22"/>
          <w:szCs w:val="22"/>
        </w:rPr>
        <w:t>diseases</w:t>
      </w:r>
      <w:r w:rsidR="00EC193F">
        <w:rPr>
          <w:rFonts w:ascii="Arial" w:hAnsi="Arial" w:cs="Arial"/>
          <w:sz w:val="22"/>
          <w:szCs w:val="22"/>
        </w:rPr>
        <w:t xml:space="preserve"> of the lead SNPs</w:t>
      </w:r>
      <w:r w:rsidR="00E4768A">
        <w:rPr>
          <w:rFonts w:ascii="Arial" w:hAnsi="Arial" w:cs="Arial"/>
          <w:sz w:val="22"/>
          <w:szCs w:val="22"/>
        </w:rPr>
        <w:t xml:space="preserve">, some </w:t>
      </w:r>
      <w:r w:rsidR="00D54186">
        <w:rPr>
          <w:rFonts w:ascii="Arial" w:hAnsi="Arial" w:cs="Arial"/>
          <w:sz w:val="22"/>
          <w:szCs w:val="22"/>
        </w:rPr>
        <w:t>of which</w:t>
      </w:r>
      <w:r w:rsidR="00E4768A">
        <w:rPr>
          <w:rFonts w:ascii="Arial" w:hAnsi="Arial" w:cs="Arial"/>
          <w:sz w:val="22"/>
          <w:szCs w:val="22"/>
        </w:rPr>
        <w:t xml:space="preserve"> </w:t>
      </w:r>
      <w:r w:rsidR="00FB77EA">
        <w:rPr>
          <w:rFonts w:ascii="Arial" w:hAnsi="Arial" w:cs="Arial"/>
          <w:sz w:val="22"/>
          <w:szCs w:val="22"/>
        </w:rPr>
        <w:t>may have</w:t>
      </w:r>
      <w:r w:rsidR="00D54186">
        <w:rPr>
          <w:rFonts w:ascii="Arial" w:hAnsi="Arial" w:cs="Arial"/>
          <w:sz w:val="22"/>
          <w:szCs w:val="22"/>
        </w:rPr>
        <w:t xml:space="preserve"> more functional roles than the corresponding</w:t>
      </w:r>
      <w:r w:rsidR="00E4768A">
        <w:rPr>
          <w:rFonts w:ascii="Arial" w:hAnsi="Arial" w:cs="Arial"/>
          <w:sz w:val="22"/>
          <w:szCs w:val="22"/>
        </w:rPr>
        <w:t xml:space="preserve"> </w:t>
      </w:r>
      <w:r w:rsidR="00D54186">
        <w:rPr>
          <w:rFonts w:ascii="Arial" w:hAnsi="Arial" w:cs="Arial"/>
          <w:sz w:val="22"/>
          <w:szCs w:val="22"/>
        </w:rPr>
        <w:t xml:space="preserve">lead </w:t>
      </w:r>
      <w:r w:rsidR="00E4768A">
        <w:rPr>
          <w:rFonts w:ascii="Arial" w:hAnsi="Arial" w:cs="Arial"/>
          <w:sz w:val="22"/>
          <w:szCs w:val="22"/>
        </w:rPr>
        <w:t>SNPs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&lt;EndNote&gt;&lt;Cite&gt;&lt;Author&gt;Boyle&lt;/Author&gt;&lt;Year&gt;2012&lt;/Year&gt;&lt;RecNum&gt;16&lt;/RecNum&gt;&lt;DisplayText&gt;[20]&lt;/DisplayText&gt;&lt;record&gt;&lt;rec-number&gt;16&lt;/rec-number&gt;&lt;foreign-keys&gt;&lt;key app="EN" db-id="2tawrat25zt993edarspaa9kfwatvstsra5r" timestamp="1448251101"&gt;16&lt;/key&gt;&lt;/foreign-keys&gt;&lt;ref-type name="Journal Article"&gt;17&lt;/ref-type&gt;&lt;contributors&gt;&lt;authors&gt;&lt;author&gt;Boyle, Alan P&lt;/author&gt;&lt;author&gt;Hong, Eurie L&lt;/author&gt;&lt;author&gt;Hariharan, Manoj&lt;/author&gt;&lt;author&gt;Cheng, Yong&lt;/author&gt;&lt;author&gt;Schaub, Marc A&lt;/author&gt;&lt;author&gt;Kasowski, Maya&lt;/author&gt;&lt;author&gt;Karczewski, Konrad J&lt;/author&gt;&lt;author&gt;Park, Julie&lt;/author&gt;&lt;author&gt;Hitz, Benjamin C&lt;/author&gt;&lt;author&gt;Weng, Shuai&lt;/author&gt;&lt;/authors&gt;&lt;/contributors&gt;&lt;titles&gt;&lt;title&gt;Annotation of functional variation in personal genomes using RegulomeDB&lt;/title&gt;&lt;secondary-title&gt;Genome research&lt;/secondary-title&gt;&lt;/titles&gt;&lt;periodical&gt;&lt;full-title&gt;Genome research&lt;/full-title&gt;&lt;/periodical&gt;&lt;pages&gt;1790-1797&lt;/pages&gt;&lt;volume&gt;22&lt;/volume&gt;&lt;number&gt;9&lt;/number&gt;&lt;dates&gt;&lt;year&gt;2012&lt;/year&gt;&lt;/dates&gt;&lt;isbn&gt;1088-9051&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[20]</w:t>
      </w:r>
      <w:r w:rsidR="002D0675">
        <w:rPr>
          <w:rFonts w:ascii="Arial" w:hAnsi="Arial" w:cs="Arial"/>
          <w:sz w:val="22"/>
          <w:szCs w:val="22"/>
        </w:rPr>
        <w:fldChar w:fldCharType="end"/>
      </w:r>
      <w:r w:rsidR="00E4768A">
        <w:rPr>
          <w:rFonts w:ascii="Arial" w:hAnsi="Arial" w:cs="Arial"/>
          <w:sz w:val="22"/>
          <w:szCs w:val="22"/>
        </w:rPr>
        <w:t xml:space="preserve">. Third, we will collect major assays from </w:t>
      </w:r>
      <w:r w:rsidR="00DF040B">
        <w:rPr>
          <w:rFonts w:ascii="Arial" w:hAnsi="Arial" w:cs="Arial"/>
          <w:sz w:val="22"/>
          <w:szCs w:val="22"/>
        </w:rPr>
        <w:t xml:space="preserve">the </w:t>
      </w:r>
      <w:r w:rsidR="00E4768A">
        <w:rPr>
          <w:rFonts w:ascii="Arial" w:hAnsi="Arial" w:cs="Arial"/>
          <w:sz w:val="22"/>
          <w:szCs w:val="22"/>
        </w:rPr>
        <w:t xml:space="preserve">ENCODE data repository, </w:t>
      </w:r>
      <w:r w:rsidR="00EC193F">
        <w:rPr>
          <w:rFonts w:ascii="Arial" w:hAnsi="Arial" w:cs="Arial"/>
          <w:sz w:val="22"/>
          <w:szCs w:val="22"/>
        </w:rPr>
        <w:t xml:space="preserve">such as </w:t>
      </w:r>
      <w:r w:rsidR="002F4422">
        <w:rPr>
          <w:rFonts w:ascii="Arial" w:eastAsia="SimSun" w:hAnsi="Arial" w:cs="Arial" w:hint="eastAsia"/>
          <w:noProof/>
          <w:sz w:val="22"/>
          <w:szCs w:val="22"/>
          <w:lang w:eastAsia="zh-CN"/>
        </w:rPr>
        <w:t>the</w:t>
      </w:r>
      <w:r w:rsidR="00126CE5" w:rsidRPr="002F4422">
        <w:rPr>
          <w:rFonts w:ascii="Arial" w:hAnsi="Arial" w:cs="Arial"/>
          <w:noProof/>
          <w:sz w:val="22"/>
          <w:szCs w:val="22"/>
        </w:rPr>
        <w:t xml:space="preserve"> DNASE</w:t>
      </w:r>
      <w:r w:rsidR="00126CE5">
        <w:rPr>
          <w:rFonts w:ascii="Arial" w:hAnsi="Arial" w:cs="Arial"/>
          <w:sz w:val="22"/>
          <w:szCs w:val="22"/>
        </w:rPr>
        <w:t xml:space="preserve"> I </w:t>
      </w:r>
      <w:r w:rsidR="00126CE5" w:rsidRPr="006F1FD7">
        <w:rPr>
          <w:rFonts w:ascii="Arial" w:hAnsi="Arial" w:cs="Arial"/>
          <w:noProof/>
          <w:sz w:val="22"/>
          <w:szCs w:val="22"/>
        </w:rPr>
        <w:t>hypersensitive</w:t>
      </w:r>
      <w:r w:rsidR="00126CE5">
        <w:rPr>
          <w:rFonts w:ascii="Arial" w:hAnsi="Arial" w:cs="Arial"/>
          <w:sz w:val="22"/>
          <w:szCs w:val="22"/>
        </w:rPr>
        <w:t xml:space="preserve"> site</w:t>
      </w:r>
      <w:r w:rsidR="002F4422">
        <w:rPr>
          <w:rFonts w:ascii="Arial" w:eastAsia="SimSun" w:hAnsi="Arial" w:cs="Arial" w:hint="eastAsia"/>
          <w:sz w:val="22"/>
          <w:szCs w:val="22"/>
          <w:lang w:eastAsia="zh-CN"/>
        </w:rPr>
        <w:t xml:space="preserve"> assay</w:t>
      </w:r>
      <w:r w:rsidR="00126CE5">
        <w:rPr>
          <w:rFonts w:ascii="Arial" w:hAnsi="Arial" w:cs="Arial"/>
          <w:sz w:val="22"/>
          <w:szCs w:val="22"/>
        </w:rPr>
        <w:t>,</w:t>
      </w:r>
      <w:r w:rsidR="00E4768A">
        <w:rPr>
          <w:rFonts w:ascii="Arial" w:hAnsi="Arial" w:cs="Arial"/>
          <w:sz w:val="22"/>
          <w:szCs w:val="22"/>
        </w:rPr>
        <w:t xml:space="preserve"> histone modification</w:t>
      </w:r>
      <w:r w:rsidR="002F4422">
        <w:rPr>
          <w:rFonts w:ascii="Arial" w:eastAsia="SimSun" w:hAnsi="Arial" w:cs="Arial" w:hint="eastAsia"/>
          <w:sz w:val="22"/>
          <w:szCs w:val="22"/>
          <w:lang w:eastAsia="zh-CN"/>
        </w:rPr>
        <w:t xml:space="preserve"> and</w:t>
      </w:r>
      <w:r w:rsidR="00E4768A">
        <w:rPr>
          <w:rFonts w:ascii="Arial" w:hAnsi="Arial" w:cs="Arial"/>
          <w:sz w:val="22"/>
          <w:szCs w:val="22"/>
        </w:rPr>
        <w:t xml:space="preserve"> </w:t>
      </w:r>
      <w:r w:rsidR="00E4768A">
        <w:rPr>
          <w:rFonts w:ascii="Arial" w:hAnsi="Arial" w:cs="Arial"/>
          <w:sz w:val="22"/>
          <w:szCs w:val="22"/>
        </w:rPr>
        <w:lastRenderedPageBreak/>
        <w:t>transcription binding</w:t>
      </w:r>
      <w:r w:rsidR="002F4422">
        <w:rPr>
          <w:rFonts w:ascii="Arial" w:eastAsia="SimSun" w:hAnsi="Arial" w:cs="Arial" w:hint="eastAsia"/>
          <w:sz w:val="22"/>
          <w:szCs w:val="22"/>
          <w:lang w:eastAsia="zh-CN"/>
        </w:rPr>
        <w:t xml:space="preserve"> by Chip-</w:t>
      </w:r>
      <w:proofErr w:type="spellStart"/>
      <w:r w:rsidR="002F4422">
        <w:rPr>
          <w:rFonts w:ascii="Arial" w:eastAsia="SimSun" w:hAnsi="Arial" w:cs="Arial" w:hint="eastAsia"/>
          <w:sz w:val="22"/>
          <w:szCs w:val="22"/>
          <w:lang w:eastAsia="zh-CN"/>
        </w:rPr>
        <w:t>seq</w:t>
      </w:r>
      <w:proofErr w:type="spellEnd"/>
      <w:r w:rsidR="00E4768A">
        <w:rPr>
          <w:rFonts w:ascii="Arial" w:hAnsi="Arial" w:cs="Arial"/>
          <w:sz w:val="22"/>
          <w:szCs w:val="22"/>
        </w:rPr>
        <w:t xml:space="preserve">, </w:t>
      </w:r>
      <w:r w:rsidR="002F4422">
        <w:rPr>
          <w:rFonts w:ascii="Arial" w:hAnsi="Arial" w:cs="Arial"/>
          <w:sz w:val="22"/>
          <w:szCs w:val="22"/>
        </w:rPr>
        <w:t>and RNA-seq</w:t>
      </w:r>
      <w:r w:rsidR="0089251B">
        <w:rPr>
          <w:rFonts w:ascii="Arial" w:hAnsi="Arial" w:cs="Arial"/>
          <w:sz w:val="22"/>
          <w:szCs w:val="22"/>
        </w:rPr>
        <w:t xml:space="preserve">. </w:t>
      </w:r>
      <w:r w:rsidR="0089251B" w:rsidRPr="00EC193F">
        <w:rPr>
          <w:rFonts w:ascii="Arial" w:hAnsi="Arial" w:cs="Arial"/>
          <w:sz w:val="22"/>
          <w:szCs w:val="22"/>
        </w:rPr>
        <w:t>Although comprising</w:t>
      </w:r>
      <w:r w:rsidR="008A7EAF" w:rsidRPr="00EC193F">
        <w:rPr>
          <w:rFonts w:ascii="Arial" w:hAnsi="Arial" w:cs="Arial"/>
          <w:sz w:val="22"/>
          <w:szCs w:val="22"/>
        </w:rPr>
        <w:t xml:space="preserve"> multiple assays on </w:t>
      </w:r>
      <w:r w:rsidR="0089251B" w:rsidRPr="00EC193F">
        <w:rPr>
          <w:rFonts w:ascii="Arial" w:hAnsi="Arial" w:cs="Arial"/>
          <w:sz w:val="22"/>
          <w:szCs w:val="22"/>
        </w:rPr>
        <w:t xml:space="preserve">over one </w:t>
      </w:r>
      <w:r w:rsidR="008A7EAF" w:rsidRPr="00EC193F">
        <w:rPr>
          <w:rFonts w:ascii="Arial" w:hAnsi="Arial" w:cs="Arial"/>
          <w:sz w:val="22"/>
          <w:szCs w:val="22"/>
        </w:rPr>
        <w:t xml:space="preserve">hundred </w:t>
      </w:r>
      <w:r w:rsidR="0089251B" w:rsidRPr="00EC193F">
        <w:rPr>
          <w:rFonts w:ascii="Arial" w:hAnsi="Arial" w:cs="Arial"/>
          <w:sz w:val="22"/>
          <w:szCs w:val="22"/>
        </w:rPr>
        <w:t xml:space="preserve">cell lines, functional assays in </w:t>
      </w:r>
      <w:r w:rsidR="00EC193F" w:rsidRPr="004A5A3E">
        <w:rPr>
          <w:rFonts w:ascii="Arial" w:hAnsi="Arial" w:cs="Arial"/>
          <w:sz w:val="22"/>
          <w:szCs w:val="22"/>
        </w:rPr>
        <w:t xml:space="preserve">the </w:t>
      </w:r>
      <w:r w:rsidR="0089251B" w:rsidRPr="00EC193F">
        <w:rPr>
          <w:rFonts w:ascii="Arial" w:hAnsi="Arial" w:cs="Arial"/>
          <w:sz w:val="22"/>
          <w:szCs w:val="22"/>
        </w:rPr>
        <w:t>ENCODE</w:t>
      </w:r>
      <w:r w:rsidR="00EC193F" w:rsidRPr="004A5A3E">
        <w:rPr>
          <w:rFonts w:ascii="Arial" w:hAnsi="Arial" w:cs="Arial"/>
          <w:sz w:val="22"/>
          <w:szCs w:val="22"/>
        </w:rPr>
        <w:t xml:space="preserve"> project</w:t>
      </w:r>
      <w:r w:rsidR="008A7EAF" w:rsidRPr="00EC193F">
        <w:rPr>
          <w:rFonts w:ascii="Arial" w:hAnsi="Arial" w:cs="Arial"/>
          <w:sz w:val="22"/>
          <w:szCs w:val="22"/>
        </w:rPr>
        <w:t xml:space="preserve"> w</w:t>
      </w:r>
      <w:r w:rsidR="0089251B" w:rsidRPr="00EC193F">
        <w:rPr>
          <w:rFonts w:ascii="Arial" w:hAnsi="Arial" w:cs="Arial"/>
          <w:sz w:val="22"/>
          <w:szCs w:val="22"/>
        </w:rPr>
        <w:t>ere highly sparse, relying</w:t>
      </w:r>
      <w:r w:rsidR="008A7EAF" w:rsidRPr="00EC193F">
        <w:rPr>
          <w:rFonts w:ascii="Arial" w:hAnsi="Arial" w:cs="Arial"/>
          <w:sz w:val="22"/>
          <w:szCs w:val="22"/>
        </w:rPr>
        <w:t xml:space="preserve"> on the investigators’ interests and reso</w:t>
      </w:r>
      <w:r w:rsidR="0022130F" w:rsidRPr="00EC193F">
        <w:rPr>
          <w:rFonts w:ascii="Arial" w:hAnsi="Arial" w:cs="Arial"/>
          <w:sz w:val="22"/>
          <w:szCs w:val="22"/>
        </w:rPr>
        <w:t>urces.</w:t>
      </w:r>
      <w:r w:rsidR="0022130F">
        <w:rPr>
          <w:rFonts w:ascii="Arial" w:hAnsi="Arial" w:cs="Arial"/>
          <w:sz w:val="22"/>
          <w:szCs w:val="22"/>
        </w:rPr>
        <w:t xml:space="preserve"> </w:t>
      </w:r>
      <w:r w:rsidR="002C0100">
        <w:rPr>
          <w:rFonts w:ascii="Arial" w:eastAsia="SimSun" w:hAnsi="Arial" w:cs="Arial" w:hint="eastAsia"/>
          <w:sz w:val="22"/>
          <w:szCs w:val="22"/>
          <w:lang w:eastAsia="zh-CN"/>
        </w:rPr>
        <w:t>We tailor o</w:t>
      </w:r>
      <w:r w:rsidR="0022130F">
        <w:rPr>
          <w:rFonts w:ascii="Arial" w:hAnsi="Arial" w:cs="Arial"/>
          <w:sz w:val="22"/>
          <w:szCs w:val="22"/>
        </w:rPr>
        <w:t xml:space="preserve">ur approach </w:t>
      </w:r>
      <w:r w:rsidR="002C0100">
        <w:rPr>
          <w:rFonts w:ascii="Arial" w:eastAsia="SimSun" w:hAnsi="Arial" w:cs="Arial" w:hint="eastAsia"/>
          <w:sz w:val="22"/>
          <w:szCs w:val="22"/>
          <w:lang w:eastAsia="zh-CN"/>
        </w:rPr>
        <w:t xml:space="preserve">specifically </w:t>
      </w:r>
      <w:r w:rsidR="0022130F">
        <w:rPr>
          <w:rFonts w:ascii="Arial" w:hAnsi="Arial" w:cs="Arial"/>
          <w:sz w:val="22"/>
          <w:szCs w:val="22"/>
        </w:rPr>
        <w:t>for</w:t>
      </w:r>
      <w:r w:rsidR="008A7EAF">
        <w:rPr>
          <w:rFonts w:ascii="Arial" w:hAnsi="Arial" w:cs="Arial"/>
          <w:sz w:val="22"/>
          <w:szCs w:val="22"/>
        </w:rPr>
        <w:t xml:space="preserve"> </w:t>
      </w:r>
      <w:r w:rsidR="0022130F">
        <w:rPr>
          <w:rFonts w:ascii="Arial" w:hAnsi="Arial" w:cs="Arial"/>
          <w:sz w:val="22"/>
          <w:szCs w:val="22"/>
        </w:rPr>
        <w:t>this challenge. We will employ the existing resources</w:t>
      </w:r>
      <w:r w:rsidR="008A7EAF">
        <w:rPr>
          <w:rFonts w:ascii="Arial" w:hAnsi="Arial" w:cs="Arial"/>
          <w:sz w:val="22"/>
          <w:szCs w:val="22"/>
        </w:rPr>
        <w:t xml:space="preserve"> </w:t>
      </w:r>
      <w:r w:rsidR="0022130F">
        <w:rPr>
          <w:rFonts w:ascii="Arial" w:hAnsi="Arial" w:cs="Arial"/>
          <w:sz w:val="22"/>
          <w:szCs w:val="22"/>
        </w:rPr>
        <w:t>as much as possible for each cell type, some of which</w:t>
      </w:r>
      <w:r w:rsidR="008A7EAF">
        <w:rPr>
          <w:rFonts w:ascii="Arial" w:hAnsi="Arial" w:cs="Arial"/>
          <w:sz w:val="22"/>
          <w:szCs w:val="22"/>
        </w:rPr>
        <w:t xml:space="preserve"> have multiple individuals </w:t>
      </w:r>
      <w:r w:rsidR="008A7EAF" w:rsidRPr="00EC193F">
        <w:rPr>
          <w:rFonts w:ascii="Arial" w:hAnsi="Arial" w:cs="Arial"/>
          <w:sz w:val="22"/>
          <w:szCs w:val="22"/>
        </w:rPr>
        <w:t xml:space="preserve">such as </w:t>
      </w:r>
      <w:proofErr w:type="spellStart"/>
      <w:r w:rsidR="008A7EAF" w:rsidRPr="00EC193F">
        <w:rPr>
          <w:rFonts w:ascii="Arial" w:hAnsi="Arial"/>
          <w:sz w:val="22"/>
          <w:szCs w:val="22"/>
        </w:rPr>
        <w:t>lymphoblastoid</w:t>
      </w:r>
      <w:proofErr w:type="spellEnd"/>
      <w:r w:rsidR="008A7EAF" w:rsidRPr="00EC193F">
        <w:rPr>
          <w:rFonts w:ascii="Arial" w:hAnsi="Arial"/>
          <w:sz w:val="22"/>
          <w:szCs w:val="22"/>
        </w:rPr>
        <w:t xml:space="preserve"> cell lines and several cancer cell lines</w:t>
      </w:r>
      <w:r w:rsidR="008A7EAF">
        <w:rPr>
          <w:rFonts w:ascii="Arial" w:hAnsi="Arial" w:cs="Arial"/>
          <w:sz w:val="22"/>
          <w:szCs w:val="22"/>
        </w:rPr>
        <w:t>.  For each cell line, we will map the signals</w:t>
      </w:r>
      <w:r w:rsidR="00EC193F">
        <w:rPr>
          <w:rFonts w:ascii="Arial" w:hAnsi="Arial" w:cs="Arial"/>
          <w:sz w:val="22"/>
          <w:szCs w:val="22"/>
        </w:rPr>
        <w:t xml:space="preserve"> with a solution of </w:t>
      </w:r>
      <w:r w:rsidR="00C62ADE">
        <w:rPr>
          <w:rFonts w:ascii="Arial" w:hAnsi="Arial" w:cs="Arial"/>
          <w:sz w:val="22"/>
          <w:szCs w:val="22"/>
        </w:rPr>
        <w:t xml:space="preserve">a </w:t>
      </w:r>
      <w:r w:rsidR="008A7EAF">
        <w:rPr>
          <w:rFonts w:ascii="Arial" w:hAnsi="Arial" w:cs="Arial"/>
          <w:sz w:val="22"/>
          <w:szCs w:val="22"/>
        </w:rPr>
        <w:t>smal</w:t>
      </w:r>
      <w:r w:rsidR="00C62ADE">
        <w:rPr>
          <w:rFonts w:ascii="Arial" w:hAnsi="Arial" w:cs="Arial"/>
          <w:sz w:val="22"/>
          <w:szCs w:val="22"/>
        </w:rPr>
        <w:t>l region</w:t>
      </w:r>
      <w:r w:rsidR="00EC193F">
        <w:rPr>
          <w:rFonts w:ascii="Arial" w:hAnsi="Arial" w:cs="Arial"/>
          <w:sz w:val="22"/>
          <w:szCs w:val="22"/>
        </w:rPr>
        <w:t xml:space="preserve"> or single nucleotide level</w:t>
      </w:r>
      <w:r w:rsidR="005D6521">
        <w:rPr>
          <w:rFonts w:ascii="Arial" w:hAnsi="Arial" w:cs="Arial"/>
          <w:sz w:val="22"/>
          <w:szCs w:val="22"/>
        </w:rPr>
        <w:t xml:space="preserve"> on the stretch of DNA</w:t>
      </w:r>
      <w:r w:rsidR="00C62ADE">
        <w:rPr>
          <w:rFonts w:ascii="Arial" w:hAnsi="Arial" w:cs="Arial"/>
          <w:sz w:val="22"/>
          <w:szCs w:val="22"/>
        </w:rPr>
        <w:t xml:space="preserve">, to </w:t>
      </w:r>
      <w:r w:rsidR="005D6521">
        <w:rPr>
          <w:rFonts w:ascii="Arial" w:hAnsi="Arial" w:cs="Arial"/>
          <w:sz w:val="22"/>
          <w:szCs w:val="22"/>
        </w:rPr>
        <w:t>individual</w:t>
      </w:r>
      <w:r w:rsidR="00C62ADE">
        <w:rPr>
          <w:rFonts w:ascii="Arial" w:hAnsi="Arial" w:cs="Arial"/>
          <w:sz w:val="22"/>
          <w:szCs w:val="22"/>
        </w:rPr>
        <w:t xml:space="preserve"> SNPs these signals</w:t>
      </w:r>
      <w:r w:rsidR="005D6521">
        <w:rPr>
          <w:rFonts w:ascii="Arial" w:hAnsi="Arial" w:cs="Arial"/>
          <w:sz w:val="22"/>
          <w:szCs w:val="22"/>
        </w:rPr>
        <w:t xml:space="preserve"> may</w:t>
      </w:r>
      <w:r w:rsidR="00C62ADE">
        <w:rPr>
          <w:rFonts w:ascii="Arial" w:hAnsi="Arial" w:cs="Arial"/>
          <w:sz w:val="22"/>
          <w:szCs w:val="22"/>
        </w:rPr>
        <w:t xml:space="preserve"> </w:t>
      </w:r>
      <w:r w:rsidR="005D6521">
        <w:rPr>
          <w:rFonts w:ascii="Arial" w:hAnsi="Arial" w:cs="Arial"/>
          <w:sz w:val="22"/>
          <w:szCs w:val="22"/>
        </w:rPr>
        <w:t>be related</w:t>
      </w:r>
      <w:r w:rsidR="008A7EAF">
        <w:rPr>
          <w:rFonts w:ascii="Arial" w:hAnsi="Arial" w:cs="Arial"/>
          <w:sz w:val="22"/>
          <w:szCs w:val="22"/>
        </w:rPr>
        <w:t xml:space="preserve">. We </w:t>
      </w:r>
      <w:r w:rsidR="005D6521">
        <w:rPr>
          <w:rFonts w:ascii="Arial" w:hAnsi="Arial" w:cs="Arial"/>
          <w:sz w:val="22"/>
          <w:szCs w:val="22"/>
        </w:rPr>
        <w:t>assume</w:t>
      </w:r>
      <w:r w:rsidR="00F36C76">
        <w:rPr>
          <w:rFonts w:ascii="Arial" w:hAnsi="Arial" w:cs="Arial"/>
          <w:sz w:val="22"/>
          <w:szCs w:val="22"/>
        </w:rPr>
        <w:t xml:space="preserve"> that</w:t>
      </w:r>
      <w:r w:rsidR="008A7EAF">
        <w:rPr>
          <w:rFonts w:ascii="Arial" w:hAnsi="Arial" w:cs="Arial"/>
          <w:sz w:val="22"/>
          <w:szCs w:val="22"/>
        </w:rPr>
        <w:t xml:space="preserve"> the function of the SNPs are very related to the</w:t>
      </w:r>
      <w:r w:rsidR="00FB77EA">
        <w:rPr>
          <w:rFonts w:ascii="Arial" w:hAnsi="Arial" w:cs="Arial"/>
          <w:sz w:val="22"/>
          <w:szCs w:val="22"/>
        </w:rPr>
        <w:t xml:space="preserve"> proximate</w:t>
      </w:r>
      <w:r w:rsidR="008A7EAF">
        <w:rPr>
          <w:rFonts w:ascii="Arial" w:hAnsi="Arial" w:cs="Arial"/>
          <w:sz w:val="22"/>
          <w:szCs w:val="22"/>
        </w:rPr>
        <w:t xml:space="preserve"> s</w:t>
      </w:r>
      <w:r w:rsidR="001C1AF5">
        <w:rPr>
          <w:rFonts w:ascii="Arial" w:hAnsi="Arial" w:cs="Arial"/>
          <w:sz w:val="22"/>
          <w:szCs w:val="22"/>
        </w:rPr>
        <w:t>ignal</w:t>
      </w:r>
      <w:r w:rsidR="005D6521">
        <w:rPr>
          <w:rFonts w:ascii="Arial" w:hAnsi="Arial" w:cs="Arial"/>
          <w:sz w:val="22"/>
          <w:szCs w:val="22"/>
        </w:rPr>
        <w:t>s</w:t>
      </w:r>
      <w:r w:rsidR="001C1AF5">
        <w:rPr>
          <w:rFonts w:ascii="Arial" w:hAnsi="Arial" w:cs="Arial"/>
          <w:sz w:val="22"/>
          <w:szCs w:val="22"/>
        </w:rPr>
        <w:t xml:space="preserve">, since </w:t>
      </w:r>
      <w:r w:rsidR="00FB77EA">
        <w:rPr>
          <w:rFonts w:ascii="Arial" w:hAnsi="Arial" w:cs="Arial"/>
          <w:sz w:val="22"/>
          <w:szCs w:val="22"/>
        </w:rPr>
        <w:t xml:space="preserve">most </w:t>
      </w:r>
      <w:r w:rsidR="001C1AF5">
        <w:rPr>
          <w:rFonts w:ascii="Arial" w:hAnsi="Arial" w:cs="Arial"/>
          <w:sz w:val="22"/>
          <w:szCs w:val="22"/>
        </w:rPr>
        <w:t>SNP</w:t>
      </w:r>
      <w:r w:rsidR="00E521C6">
        <w:rPr>
          <w:rFonts w:ascii="Arial" w:hAnsi="Arial" w:cs="Arial"/>
          <w:sz w:val="22"/>
          <w:szCs w:val="22"/>
        </w:rPr>
        <w:t>s’ minor alleles</w:t>
      </w:r>
      <w:r w:rsidR="00191D46">
        <w:rPr>
          <w:rFonts w:ascii="Arial" w:hAnsi="Arial" w:cs="Arial"/>
          <w:sz w:val="22"/>
          <w:szCs w:val="22"/>
        </w:rPr>
        <w:t xml:space="preserve"> </w:t>
      </w:r>
      <w:r w:rsidR="00E521C6">
        <w:rPr>
          <w:rFonts w:ascii="Arial" w:hAnsi="Arial" w:cs="Arial"/>
          <w:sz w:val="22"/>
          <w:szCs w:val="22"/>
        </w:rPr>
        <w:t>are likely to</w:t>
      </w:r>
      <w:r w:rsidR="00191D46">
        <w:rPr>
          <w:rFonts w:ascii="Arial" w:hAnsi="Arial" w:cs="Arial"/>
          <w:sz w:val="22"/>
          <w:szCs w:val="22"/>
        </w:rPr>
        <w:t xml:space="preserve"> perturb the signals of the regions if the SNP is functional. Finally</w:t>
      </w:r>
      <w:r w:rsidR="008A7EAF">
        <w:rPr>
          <w:rFonts w:ascii="Arial" w:hAnsi="Arial" w:cs="Arial"/>
          <w:sz w:val="22"/>
          <w:szCs w:val="22"/>
        </w:rPr>
        <w:t xml:space="preserve">, </w:t>
      </w:r>
      <w:r w:rsidR="00191D46">
        <w:rPr>
          <w:rFonts w:ascii="Arial" w:hAnsi="Arial" w:cs="Arial"/>
          <w:sz w:val="22"/>
          <w:szCs w:val="22"/>
        </w:rPr>
        <w:t xml:space="preserve">we </w:t>
      </w:r>
      <w:r w:rsidR="00E521C6">
        <w:rPr>
          <w:rFonts w:ascii="Arial" w:hAnsi="Arial" w:cs="Arial"/>
          <w:sz w:val="22"/>
          <w:szCs w:val="22"/>
        </w:rPr>
        <w:t xml:space="preserve">will </w:t>
      </w:r>
      <w:r w:rsidR="00191D46">
        <w:rPr>
          <w:rFonts w:ascii="Arial" w:hAnsi="Arial" w:cs="Arial"/>
          <w:sz w:val="22"/>
          <w:szCs w:val="22"/>
        </w:rPr>
        <w:t>generate</w:t>
      </w:r>
      <w:r w:rsidR="008A7EAF">
        <w:rPr>
          <w:rFonts w:ascii="Arial" w:hAnsi="Arial" w:cs="Arial"/>
          <w:sz w:val="22"/>
          <w:szCs w:val="22"/>
        </w:rPr>
        <w:t xml:space="preserve"> a matrix</w:t>
      </w:r>
      <w:r w:rsidR="00191D46">
        <w:rPr>
          <w:rFonts w:ascii="Arial" w:hAnsi="Arial" w:cs="Arial"/>
          <w:sz w:val="22"/>
          <w:szCs w:val="22"/>
        </w:rPr>
        <w:t xml:space="preserve"> for all studied lead and LD SNPs</w:t>
      </w:r>
      <w:r w:rsidR="00E521C6">
        <w:rPr>
          <w:rFonts w:ascii="Arial" w:hAnsi="Arial" w:cs="Arial"/>
          <w:sz w:val="22"/>
          <w:szCs w:val="22"/>
        </w:rPr>
        <w:t xml:space="preserve"> for each specific cell line</w:t>
      </w:r>
      <w:r w:rsidR="00191D46">
        <w:rPr>
          <w:rFonts w:ascii="Arial" w:hAnsi="Arial" w:cs="Arial"/>
          <w:sz w:val="22"/>
          <w:szCs w:val="22"/>
        </w:rPr>
        <w:t xml:space="preserve"> consisting groups of available assays with each </w:t>
      </w:r>
      <w:r w:rsidR="00191D46" w:rsidRPr="006F1FD7">
        <w:rPr>
          <w:rFonts w:ascii="Arial" w:hAnsi="Arial" w:cs="Arial"/>
          <w:noProof/>
          <w:sz w:val="22"/>
          <w:szCs w:val="22"/>
        </w:rPr>
        <w:t>assay</w:t>
      </w:r>
      <w:r w:rsidR="00191D46">
        <w:rPr>
          <w:rFonts w:ascii="Arial" w:hAnsi="Arial" w:cs="Arial"/>
          <w:sz w:val="22"/>
          <w:szCs w:val="22"/>
        </w:rPr>
        <w:t xml:space="preserve"> in a </w:t>
      </w:r>
      <w:r w:rsidR="008A7EAF">
        <w:rPr>
          <w:rFonts w:ascii="Arial" w:hAnsi="Arial" w:cs="Arial"/>
          <w:sz w:val="22"/>
          <w:szCs w:val="22"/>
        </w:rPr>
        <w:t>column</w:t>
      </w:r>
      <w:r w:rsidR="00191D46">
        <w:rPr>
          <w:rFonts w:ascii="Arial" w:hAnsi="Arial" w:cs="Arial"/>
          <w:sz w:val="22"/>
          <w:szCs w:val="22"/>
        </w:rPr>
        <w:t xml:space="preserve"> (Fig</w:t>
      </w:r>
      <w:r w:rsidR="00D105ED">
        <w:rPr>
          <w:rFonts w:ascii="Arial" w:hAnsi="Arial" w:cs="Arial"/>
          <w:sz w:val="22"/>
          <w:szCs w:val="22"/>
        </w:rPr>
        <w:t>.</w:t>
      </w:r>
      <w:r w:rsidR="00191D46">
        <w:rPr>
          <w:rFonts w:ascii="Arial" w:hAnsi="Arial" w:cs="Arial"/>
          <w:sz w:val="22"/>
          <w:szCs w:val="22"/>
        </w:rPr>
        <w:t xml:space="preserve"> 2)</w:t>
      </w:r>
      <w:r w:rsidR="008A7EAF">
        <w:rPr>
          <w:rFonts w:ascii="Arial" w:hAnsi="Arial" w:cs="Arial"/>
          <w:sz w:val="22"/>
          <w:szCs w:val="22"/>
        </w:rPr>
        <w:t xml:space="preserve">. </w:t>
      </w:r>
    </w:p>
    <w:p w14:paraId="2A62B39A" w14:textId="35FA5937" w:rsidR="00261711" w:rsidRDefault="00DA52BA" w:rsidP="00DA52BA">
      <w:pPr>
        <w:spacing w:before="200"/>
        <w:rPr>
          <w:rFonts w:ascii="Arial" w:hAnsi="Arial" w:cs="Arial"/>
          <w:sz w:val="22"/>
          <w:szCs w:val="22"/>
        </w:rPr>
      </w:pPr>
      <w:r>
        <w:rPr>
          <w:rFonts w:ascii="Arial" w:hAnsi="Arial" w:cs="Arial"/>
          <w:sz w:val="22"/>
          <w:szCs w:val="22"/>
        </w:rPr>
        <w:t xml:space="preserve">We will apply multiple factor analysis on </w:t>
      </w:r>
      <w:r w:rsidR="00AB01C7">
        <w:rPr>
          <w:rFonts w:ascii="Arial" w:hAnsi="Arial" w:cs="Arial"/>
          <w:sz w:val="22"/>
          <w:szCs w:val="22"/>
        </w:rPr>
        <w:t xml:space="preserve">the </w:t>
      </w:r>
      <w:r>
        <w:rPr>
          <w:rFonts w:ascii="Arial" w:hAnsi="Arial" w:cs="Arial"/>
          <w:sz w:val="22"/>
          <w:szCs w:val="22"/>
        </w:rPr>
        <w:t>above</w:t>
      </w:r>
      <w:r w:rsidR="00DF040B">
        <w:rPr>
          <w:rFonts w:ascii="Arial" w:hAnsi="Arial" w:cs="Arial"/>
          <w:sz w:val="22"/>
          <w:szCs w:val="22"/>
        </w:rPr>
        <w:t xml:space="preserve"> </w:t>
      </w:r>
      <w:r>
        <w:rPr>
          <w:rFonts w:ascii="Arial" w:hAnsi="Arial" w:cs="Arial"/>
          <w:sz w:val="22"/>
          <w:szCs w:val="22"/>
        </w:rPr>
        <w:t xml:space="preserve">SNP matrices. We will combine evidence from </w:t>
      </w:r>
      <w:r w:rsidRPr="006F1FD7">
        <w:rPr>
          <w:rFonts w:ascii="Arial" w:hAnsi="Arial" w:cs="Arial"/>
          <w:noProof/>
          <w:sz w:val="22"/>
          <w:szCs w:val="22"/>
        </w:rPr>
        <w:t>multiple</w:t>
      </w:r>
      <w:r>
        <w:rPr>
          <w:rFonts w:ascii="Arial" w:hAnsi="Arial" w:cs="Arial"/>
          <w:sz w:val="22"/>
          <w:szCs w:val="22"/>
        </w:rPr>
        <w:t xml:space="preserve"> cell lines of the same </w:t>
      </w:r>
      <w:r w:rsidR="008E531F">
        <w:rPr>
          <w:rFonts w:ascii="Arial" w:hAnsi="Arial" w:cs="Arial"/>
          <w:sz w:val="22"/>
          <w:szCs w:val="22"/>
        </w:rPr>
        <w:t>type but handle distinct</w:t>
      </w:r>
      <w:r w:rsidR="00DF040B">
        <w:rPr>
          <w:rFonts w:ascii="Arial" w:hAnsi="Arial" w:cs="Arial"/>
          <w:sz w:val="22"/>
          <w:szCs w:val="22"/>
        </w:rPr>
        <w:t xml:space="preserve"> cell types</w:t>
      </w:r>
      <w:r w:rsidR="008E531F">
        <w:rPr>
          <w:rFonts w:ascii="Arial" w:hAnsi="Arial" w:cs="Arial"/>
          <w:sz w:val="22"/>
          <w:szCs w:val="22"/>
        </w:rPr>
        <w:t xml:space="preserve"> separately.  For a specific cell line, w</w:t>
      </w:r>
      <w:r>
        <w:rPr>
          <w:rFonts w:ascii="Arial" w:hAnsi="Arial" w:cs="Arial"/>
          <w:sz w:val="22"/>
          <w:szCs w:val="22"/>
        </w:rPr>
        <w:t>e will apply</w:t>
      </w:r>
      <w:r w:rsidR="00724557">
        <w:rPr>
          <w:rFonts w:ascii="Arial" w:hAnsi="Arial" w:cs="Arial"/>
          <w:sz w:val="22"/>
          <w:szCs w:val="22"/>
        </w:rPr>
        <w:t xml:space="preserve"> multiple factor analysis</w:t>
      </w:r>
      <w:r>
        <w:rPr>
          <w:rFonts w:ascii="Arial" w:hAnsi="Arial" w:cs="Arial"/>
          <w:sz w:val="22"/>
          <w:szCs w:val="22"/>
        </w:rPr>
        <w:t xml:space="preserve"> </w:t>
      </w:r>
      <w:r w:rsidR="008E531F">
        <w:rPr>
          <w:rFonts w:ascii="Arial" w:hAnsi="Arial" w:cs="Arial"/>
          <w:sz w:val="22"/>
          <w:szCs w:val="22"/>
        </w:rPr>
        <w:t>on</w:t>
      </w:r>
      <w:r w:rsidR="00724557">
        <w:rPr>
          <w:rFonts w:ascii="Arial" w:hAnsi="Arial" w:cs="Arial"/>
          <w:sz w:val="22"/>
          <w:szCs w:val="22"/>
        </w:rPr>
        <w:t xml:space="preserve"> multiple group</w:t>
      </w:r>
      <w:r w:rsidR="008E531F">
        <w:rPr>
          <w:rFonts w:ascii="Arial" w:hAnsi="Arial" w:cs="Arial"/>
          <w:sz w:val="22"/>
          <w:szCs w:val="22"/>
        </w:rPr>
        <w:t xml:space="preserve">s of assays for the function similarity of any pair of </w:t>
      </w:r>
      <w:r w:rsidR="00AB01C7">
        <w:rPr>
          <w:rFonts w:ascii="Arial" w:hAnsi="Arial" w:cs="Arial"/>
          <w:sz w:val="22"/>
          <w:szCs w:val="22"/>
        </w:rPr>
        <w:t xml:space="preserve">disease associated </w:t>
      </w:r>
      <w:proofErr w:type="gramStart"/>
      <w:r w:rsidR="008E531F">
        <w:rPr>
          <w:rFonts w:ascii="Arial" w:hAnsi="Arial" w:cs="Arial"/>
          <w:sz w:val="22"/>
          <w:szCs w:val="22"/>
        </w:rPr>
        <w:t xml:space="preserve">SNPs </w:t>
      </w:r>
      <w:r w:rsidR="00724557">
        <w:rPr>
          <w:rFonts w:ascii="Arial" w:hAnsi="Arial" w:cs="Arial"/>
          <w:sz w:val="22"/>
          <w:szCs w:val="22"/>
        </w:rPr>
        <w:t>.</w:t>
      </w:r>
      <w:proofErr w:type="gramEnd"/>
      <w:r w:rsidR="00724557">
        <w:rPr>
          <w:rFonts w:ascii="Arial" w:hAnsi="Arial" w:cs="Arial"/>
          <w:sz w:val="22"/>
          <w:szCs w:val="22"/>
        </w:rPr>
        <w:t xml:space="preserve"> Multiple factor analysis</w:t>
      </w:r>
      <w:r w:rsidR="00261711">
        <w:rPr>
          <w:rFonts w:ascii="Arial" w:hAnsi="Arial" w:cs="Arial"/>
          <w:sz w:val="22"/>
          <w:szCs w:val="22"/>
        </w:rPr>
        <w:t xml:space="preserve"> (MFA)</w:t>
      </w:r>
      <w:r w:rsidR="00724557">
        <w:rPr>
          <w:rFonts w:ascii="Arial" w:hAnsi="Arial" w:cs="Arial"/>
          <w:sz w:val="22"/>
          <w:szCs w:val="22"/>
        </w:rPr>
        <w:t xml:space="preserve"> is a </w:t>
      </w:r>
      <w:r w:rsidR="00032F55">
        <w:rPr>
          <w:rFonts w:ascii="Arial" w:hAnsi="Arial" w:cs="Arial"/>
          <w:sz w:val="22"/>
          <w:szCs w:val="22"/>
        </w:rPr>
        <w:t xml:space="preserve">well-established </w:t>
      </w:r>
      <w:r w:rsidR="00724557">
        <w:rPr>
          <w:rFonts w:ascii="Arial" w:hAnsi="Arial" w:cs="Arial"/>
          <w:sz w:val="22"/>
          <w:szCs w:val="22"/>
        </w:rPr>
        <w:t xml:space="preserve">extension of factor analysis in multiple variable analyses. </w:t>
      </w:r>
      <w:r w:rsidR="00261711">
        <w:rPr>
          <w:rFonts w:ascii="Arial" w:hAnsi="Arial" w:cs="Arial"/>
          <w:sz w:val="22"/>
          <w:szCs w:val="22"/>
        </w:rPr>
        <w:t xml:space="preserve">While factor analysis </w:t>
      </w:r>
      <w:r w:rsidR="002D0675">
        <w:rPr>
          <w:rFonts w:ascii="Arial" w:hAnsi="Arial" w:cs="Arial"/>
          <w:noProof/>
          <w:sz w:val="22"/>
          <w:szCs w:val="22"/>
        </w:rPr>
        <w:t>has been</w:t>
      </w:r>
      <w:r w:rsidR="00261711" w:rsidRPr="005C350C">
        <w:rPr>
          <w:rFonts w:ascii="Arial" w:hAnsi="Arial" w:cs="Arial"/>
          <w:noProof/>
          <w:sz w:val="22"/>
          <w:szCs w:val="22"/>
        </w:rPr>
        <w:t xml:space="preserve"> used</w:t>
      </w:r>
      <w:r w:rsidR="00261711">
        <w:rPr>
          <w:rFonts w:ascii="Arial" w:hAnsi="Arial" w:cs="Arial"/>
          <w:sz w:val="22"/>
          <w:szCs w:val="22"/>
        </w:rPr>
        <w:t xml:space="preserve"> in computational biology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[19]</w:t>
      </w:r>
      <w:r w:rsidR="002D0675">
        <w:rPr>
          <w:rFonts w:ascii="Arial" w:hAnsi="Arial" w:cs="Arial"/>
          <w:sz w:val="22"/>
          <w:szCs w:val="22"/>
        </w:rPr>
        <w:fldChar w:fldCharType="end"/>
      </w:r>
      <w:r w:rsidR="00261711">
        <w:rPr>
          <w:rFonts w:ascii="Arial" w:hAnsi="Arial" w:cs="Arial"/>
          <w:sz w:val="22"/>
          <w:szCs w:val="22"/>
        </w:rPr>
        <w:t xml:space="preserve">, MFA has been </w:t>
      </w:r>
      <w:r w:rsidR="00ED7BF6">
        <w:rPr>
          <w:rFonts w:ascii="Arial" w:hAnsi="Arial" w:cs="Arial"/>
          <w:sz w:val="22"/>
          <w:szCs w:val="22"/>
        </w:rPr>
        <w:t>rarely</w:t>
      </w:r>
      <w:r w:rsidR="00261711">
        <w:rPr>
          <w:rFonts w:ascii="Arial" w:hAnsi="Arial" w:cs="Arial"/>
          <w:sz w:val="22"/>
          <w:szCs w:val="22"/>
        </w:rPr>
        <w:t xml:space="preserve"> used</w:t>
      </w:r>
      <w:r w:rsidR="00DF040B">
        <w:rPr>
          <w:rFonts w:ascii="Arial" w:hAnsi="Arial" w:cs="Arial"/>
          <w:sz w:val="22"/>
          <w:szCs w:val="22"/>
        </w:rPr>
        <w:t xml:space="preserve"> in</w:t>
      </w:r>
      <w:r w:rsidR="008E531F">
        <w:rPr>
          <w:rFonts w:ascii="Arial" w:hAnsi="Arial" w:cs="Arial"/>
          <w:sz w:val="22"/>
          <w:szCs w:val="22"/>
        </w:rPr>
        <w:t xml:space="preserve"> epistasis analysis and data integration.</w:t>
      </w:r>
      <w:r w:rsidR="00261711">
        <w:rPr>
          <w:rFonts w:ascii="Arial" w:hAnsi="Arial" w:cs="Arial"/>
          <w:sz w:val="22"/>
          <w:szCs w:val="22"/>
        </w:rPr>
        <w:t xml:space="preserve"> </w:t>
      </w:r>
      <w:r w:rsidR="008E531F" w:rsidRPr="00ED7BF6">
        <w:rPr>
          <w:rFonts w:ascii="Arial" w:hAnsi="Arial" w:cs="Arial"/>
          <w:sz w:val="22"/>
          <w:szCs w:val="22"/>
        </w:rPr>
        <w:t xml:space="preserve">However, it is an unexplored tool perfect for </w:t>
      </w:r>
      <w:r w:rsidR="008E531F" w:rsidRPr="00ED7BF6">
        <w:rPr>
          <w:rFonts w:ascii="Arial" w:hAnsi="Arial" w:cs="Arial"/>
          <w:noProof/>
          <w:sz w:val="22"/>
          <w:szCs w:val="22"/>
        </w:rPr>
        <w:t>integrative epistatic</w:t>
      </w:r>
      <w:r w:rsidR="008E531F" w:rsidRPr="00ED7BF6">
        <w:rPr>
          <w:rFonts w:ascii="Arial" w:hAnsi="Arial" w:cs="Arial"/>
          <w:sz w:val="22"/>
          <w:szCs w:val="22"/>
        </w:rPr>
        <w:t xml:space="preserve"> analysis</w:t>
      </w:r>
      <w:r w:rsidR="008E531F">
        <w:rPr>
          <w:rFonts w:ascii="Arial" w:hAnsi="Arial" w:cs="Arial"/>
          <w:sz w:val="22"/>
          <w:szCs w:val="22"/>
        </w:rPr>
        <w:t xml:space="preserve">. </w:t>
      </w:r>
      <w:r w:rsidR="00ED7BF6">
        <w:rPr>
          <w:rFonts w:ascii="Arial" w:hAnsi="Arial" w:cs="Arial"/>
          <w:sz w:val="22"/>
          <w:szCs w:val="22"/>
        </w:rPr>
        <w:t xml:space="preserve">In case </w:t>
      </w:r>
      <w:r w:rsidR="008E531F">
        <w:rPr>
          <w:rFonts w:ascii="Arial" w:hAnsi="Arial" w:cs="Arial"/>
          <w:sz w:val="22"/>
          <w:szCs w:val="22"/>
        </w:rPr>
        <w:t>of multiple transcription factor binding</w:t>
      </w:r>
      <w:r w:rsidR="00724557">
        <w:rPr>
          <w:rFonts w:ascii="Arial" w:hAnsi="Arial" w:cs="Arial"/>
          <w:sz w:val="22"/>
          <w:szCs w:val="22"/>
        </w:rPr>
        <w:t xml:space="preserve"> assays of a cell</w:t>
      </w:r>
      <w:r w:rsidR="008E531F">
        <w:rPr>
          <w:rFonts w:ascii="Arial" w:hAnsi="Arial" w:cs="Arial"/>
          <w:sz w:val="22"/>
          <w:szCs w:val="22"/>
        </w:rPr>
        <w:t xml:space="preserve"> using Chip-</w:t>
      </w:r>
      <w:proofErr w:type="spellStart"/>
      <w:r w:rsidR="008E531F">
        <w:rPr>
          <w:rFonts w:ascii="Arial" w:hAnsi="Arial" w:cs="Arial"/>
          <w:sz w:val="22"/>
          <w:szCs w:val="22"/>
        </w:rPr>
        <w:t>seq</w:t>
      </w:r>
      <w:proofErr w:type="spellEnd"/>
      <w:r w:rsidR="00724557">
        <w:rPr>
          <w:rFonts w:ascii="Arial" w:hAnsi="Arial" w:cs="Arial"/>
          <w:sz w:val="22"/>
          <w:szCs w:val="22"/>
        </w:rPr>
        <w:t xml:space="preserve">, some </w:t>
      </w:r>
      <w:r w:rsidR="008E531F">
        <w:rPr>
          <w:rFonts w:ascii="Arial" w:hAnsi="Arial" w:cs="Arial"/>
          <w:sz w:val="22"/>
          <w:szCs w:val="22"/>
        </w:rPr>
        <w:t xml:space="preserve">TFs </w:t>
      </w:r>
      <w:r w:rsidR="00724557">
        <w:rPr>
          <w:rFonts w:ascii="Arial" w:hAnsi="Arial" w:cs="Arial"/>
          <w:sz w:val="22"/>
          <w:szCs w:val="22"/>
        </w:rPr>
        <w:t xml:space="preserve">may </w:t>
      </w:r>
      <w:r w:rsidR="002F4422">
        <w:rPr>
          <w:rFonts w:ascii="Arial" w:hAnsi="Arial" w:cs="Arial"/>
          <w:noProof/>
          <w:sz w:val="22"/>
          <w:szCs w:val="22"/>
        </w:rPr>
        <w:t>correlate</w:t>
      </w:r>
      <w:r w:rsidR="002F4422">
        <w:rPr>
          <w:rFonts w:ascii="Arial" w:eastAsia="SimSun" w:hAnsi="Arial" w:cs="Arial" w:hint="eastAsia"/>
          <w:noProof/>
          <w:sz w:val="22"/>
          <w:szCs w:val="22"/>
          <w:lang w:eastAsia="zh-CN"/>
        </w:rPr>
        <w:t xml:space="preserve"> with each other</w:t>
      </w:r>
      <w:r w:rsidR="002C0100" w:rsidRPr="002C0100">
        <w:rPr>
          <w:rFonts w:ascii="Arial" w:hAnsi="Arial" w:cs="Arial"/>
          <w:noProof/>
          <w:sz w:val="22"/>
          <w:szCs w:val="22"/>
        </w:rPr>
        <w:t>. T</w:t>
      </w:r>
      <w:r w:rsidR="00724557" w:rsidRPr="002C0100">
        <w:rPr>
          <w:rFonts w:ascii="Arial" w:hAnsi="Arial" w:cs="Arial"/>
          <w:noProof/>
          <w:sz w:val="22"/>
          <w:szCs w:val="22"/>
        </w:rPr>
        <w:t>hus</w:t>
      </w:r>
      <w:r w:rsidR="00724557">
        <w:rPr>
          <w:rFonts w:ascii="Arial" w:hAnsi="Arial" w:cs="Arial"/>
          <w:sz w:val="22"/>
          <w:szCs w:val="22"/>
        </w:rPr>
        <w:t>, factor analysis can</w:t>
      </w:r>
      <w:r w:rsidR="008E531F">
        <w:rPr>
          <w:rFonts w:ascii="Arial" w:hAnsi="Arial" w:cs="Arial"/>
          <w:sz w:val="22"/>
          <w:szCs w:val="22"/>
        </w:rPr>
        <w:t xml:space="preserve"> identify those</w:t>
      </w:r>
      <w:r w:rsidR="00261711">
        <w:rPr>
          <w:rFonts w:ascii="Arial" w:hAnsi="Arial" w:cs="Arial"/>
          <w:sz w:val="22"/>
          <w:szCs w:val="22"/>
        </w:rPr>
        <w:t xml:space="preserve"> uncorrelated factors (e.g. driving TF</w:t>
      </w:r>
      <w:r w:rsidR="008E531F">
        <w:rPr>
          <w:rFonts w:ascii="Arial" w:hAnsi="Arial" w:cs="Arial"/>
          <w:sz w:val="22"/>
          <w:szCs w:val="22"/>
        </w:rPr>
        <w:t xml:space="preserve">s) </w:t>
      </w:r>
      <w:r w:rsidR="00ED7BF6">
        <w:rPr>
          <w:rFonts w:ascii="Arial" w:hAnsi="Arial" w:cs="Arial"/>
          <w:sz w:val="22"/>
          <w:szCs w:val="22"/>
        </w:rPr>
        <w:t>that can</w:t>
      </w:r>
      <w:r w:rsidR="00261711">
        <w:rPr>
          <w:rFonts w:ascii="Arial" w:hAnsi="Arial" w:cs="Arial"/>
          <w:sz w:val="22"/>
          <w:szCs w:val="22"/>
        </w:rPr>
        <w:t xml:space="preserve"> represent the activities of all</w:t>
      </w:r>
      <w:r w:rsidR="008E531F">
        <w:rPr>
          <w:rFonts w:ascii="Arial" w:hAnsi="Arial" w:cs="Arial"/>
          <w:sz w:val="22"/>
          <w:szCs w:val="22"/>
        </w:rPr>
        <w:t xml:space="preserve"> assayed</w:t>
      </w:r>
      <w:r w:rsidR="00261711">
        <w:rPr>
          <w:rFonts w:ascii="Arial" w:hAnsi="Arial" w:cs="Arial"/>
          <w:sz w:val="22"/>
          <w:szCs w:val="22"/>
        </w:rPr>
        <w:t xml:space="preserve"> TF</w:t>
      </w:r>
      <w:r w:rsidR="008E531F">
        <w:rPr>
          <w:rFonts w:ascii="Arial" w:hAnsi="Arial" w:cs="Arial"/>
          <w:sz w:val="22"/>
          <w:szCs w:val="22"/>
        </w:rPr>
        <w:t>s</w:t>
      </w:r>
      <w:r w:rsidR="00261711">
        <w:rPr>
          <w:rFonts w:ascii="Arial" w:hAnsi="Arial" w:cs="Arial"/>
          <w:sz w:val="22"/>
          <w:szCs w:val="22"/>
        </w:rPr>
        <w:t>. Multiple factor analysis extends this met</w:t>
      </w:r>
      <w:r w:rsidR="008E531F">
        <w:rPr>
          <w:rFonts w:ascii="Arial" w:hAnsi="Arial" w:cs="Arial"/>
          <w:sz w:val="22"/>
          <w:szCs w:val="22"/>
        </w:rPr>
        <w:t>hodology</w:t>
      </w:r>
      <w:r w:rsidR="00ED7BF6">
        <w:rPr>
          <w:rFonts w:ascii="Arial" w:hAnsi="Arial" w:cs="Arial"/>
          <w:sz w:val="22"/>
          <w:szCs w:val="22"/>
        </w:rPr>
        <w:t>.</w:t>
      </w:r>
      <w:r w:rsidR="008E531F">
        <w:rPr>
          <w:rFonts w:ascii="Arial" w:hAnsi="Arial" w:cs="Arial"/>
          <w:sz w:val="22"/>
          <w:szCs w:val="22"/>
        </w:rPr>
        <w:t xml:space="preserve"> </w:t>
      </w:r>
      <w:r w:rsidR="00ED7BF6">
        <w:rPr>
          <w:rFonts w:ascii="Arial" w:hAnsi="Arial" w:cs="Arial"/>
          <w:sz w:val="22"/>
          <w:szCs w:val="22"/>
        </w:rPr>
        <w:t>It</w:t>
      </w:r>
      <w:r w:rsidR="008E531F">
        <w:rPr>
          <w:rFonts w:ascii="Arial" w:hAnsi="Arial" w:cs="Arial"/>
          <w:sz w:val="22"/>
          <w:szCs w:val="22"/>
        </w:rPr>
        <w:t xml:space="preserve"> deals with</w:t>
      </w:r>
      <w:r w:rsidR="00261711">
        <w:rPr>
          <w:rFonts w:ascii="Arial" w:hAnsi="Arial" w:cs="Arial"/>
          <w:sz w:val="22"/>
          <w:szCs w:val="22"/>
        </w:rPr>
        <w:t xml:space="preserve"> distinct groups</w:t>
      </w:r>
      <w:r w:rsidR="008E531F">
        <w:rPr>
          <w:rFonts w:ascii="Arial" w:hAnsi="Arial" w:cs="Arial"/>
          <w:sz w:val="22"/>
          <w:szCs w:val="22"/>
        </w:rPr>
        <w:t xml:space="preserve"> of </w:t>
      </w:r>
      <w:r w:rsidR="008E531F" w:rsidRPr="006F1FD7">
        <w:rPr>
          <w:rFonts w:ascii="Arial" w:hAnsi="Arial" w:cs="Arial"/>
          <w:noProof/>
          <w:sz w:val="22"/>
          <w:szCs w:val="22"/>
        </w:rPr>
        <w:t>assays</w:t>
      </w:r>
      <w:r w:rsidR="008E531F">
        <w:rPr>
          <w:rFonts w:ascii="Arial" w:hAnsi="Arial" w:cs="Arial"/>
          <w:sz w:val="22"/>
          <w:szCs w:val="22"/>
        </w:rPr>
        <w:t xml:space="preserve"> and aims</w:t>
      </w:r>
      <w:r w:rsidR="00261711">
        <w:rPr>
          <w:rFonts w:ascii="Arial" w:hAnsi="Arial" w:cs="Arial"/>
          <w:sz w:val="22"/>
          <w:szCs w:val="22"/>
        </w:rPr>
        <w:t xml:space="preserve"> to avoid the dominance from a single group</w:t>
      </w:r>
      <w:r w:rsidR="00ED7BF6">
        <w:rPr>
          <w:rFonts w:ascii="Arial" w:hAnsi="Arial" w:cs="Arial"/>
          <w:sz w:val="22"/>
          <w:szCs w:val="22"/>
        </w:rPr>
        <w:t xml:space="preserve"> by </w:t>
      </w:r>
      <w:r w:rsidR="00261711">
        <w:rPr>
          <w:rFonts w:ascii="Arial" w:hAnsi="Arial" w:cs="Arial"/>
          <w:sz w:val="22"/>
          <w:szCs w:val="22"/>
        </w:rPr>
        <w:t>balanc</w:t>
      </w:r>
      <w:r w:rsidR="00ED7BF6">
        <w:rPr>
          <w:rFonts w:ascii="Arial" w:hAnsi="Arial" w:cs="Arial"/>
          <w:sz w:val="22"/>
          <w:szCs w:val="22"/>
        </w:rPr>
        <w:t>ing</w:t>
      </w:r>
      <w:r w:rsidR="008E531F">
        <w:rPr>
          <w:rFonts w:ascii="Arial" w:hAnsi="Arial" w:cs="Arial"/>
          <w:sz w:val="22"/>
          <w:szCs w:val="22"/>
        </w:rPr>
        <w:t xml:space="preserve"> the influence across all</w:t>
      </w:r>
      <w:r w:rsidR="00261711">
        <w:rPr>
          <w:rFonts w:ascii="Arial" w:hAnsi="Arial" w:cs="Arial"/>
          <w:sz w:val="22"/>
          <w:szCs w:val="22"/>
        </w:rPr>
        <w:t xml:space="preserve"> group</w:t>
      </w:r>
      <w:r w:rsidR="008E531F">
        <w:rPr>
          <w:rFonts w:ascii="Arial" w:hAnsi="Arial" w:cs="Arial"/>
          <w:sz w:val="22"/>
          <w:szCs w:val="22"/>
        </w:rPr>
        <w:t>s</w:t>
      </w:r>
      <w:r w:rsidR="00261711">
        <w:rPr>
          <w:rFonts w:ascii="Arial" w:hAnsi="Arial" w:cs="Arial"/>
          <w:sz w:val="22"/>
          <w:szCs w:val="22"/>
        </w:rPr>
        <w:t>. Fo</w:t>
      </w:r>
      <w:r w:rsidR="006B6823">
        <w:rPr>
          <w:rFonts w:ascii="Arial" w:hAnsi="Arial" w:cs="Arial"/>
          <w:sz w:val="22"/>
          <w:szCs w:val="22"/>
        </w:rPr>
        <w:t>r instance, histone modification is crucial to the</w:t>
      </w:r>
      <w:r w:rsidR="00261711">
        <w:rPr>
          <w:rFonts w:ascii="Arial" w:hAnsi="Arial" w:cs="Arial"/>
          <w:sz w:val="22"/>
          <w:szCs w:val="22"/>
        </w:rPr>
        <w:t xml:space="preserve"> function</w:t>
      </w:r>
      <w:r w:rsidR="006B6823">
        <w:rPr>
          <w:rFonts w:ascii="Arial" w:hAnsi="Arial" w:cs="Arial"/>
          <w:sz w:val="22"/>
          <w:szCs w:val="22"/>
        </w:rPr>
        <w:t xml:space="preserve"> of </w:t>
      </w:r>
      <w:r w:rsidR="006B6823" w:rsidRPr="002C0100">
        <w:rPr>
          <w:rFonts w:ascii="Arial" w:hAnsi="Arial" w:cs="Arial"/>
          <w:noProof/>
          <w:sz w:val="22"/>
          <w:szCs w:val="22"/>
        </w:rPr>
        <w:t>DNAs</w:t>
      </w:r>
      <w:r w:rsidR="00261711">
        <w:rPr>
          <w:rFonts w:ascii="Arial" w:hAnsi="Arial" w:cs="Arial"/>
          <w:sz w:val="22"/>
          <w:szCs w:val="22"/>
        </w:rPr>
        <w:t xml:space="preserve"> and </w:t>
      </w:r>
      <w:r w:rsidR="006B6823">
        <w:rPr>
          <w:rFonts w:ascii="Arial" w:hAnsi="Arial" w:cs="Arial"/>
          <w:sz w:val="22"/>
          <w:szCs w:val="22"/>
        </w:rPr>
        <w:t>is also related to</w:t>
      </w:r>
      <w:r w:rsidR="00ED7BF6">
        <w:rPr>
          <w:rFonts w:ascii="Arial" w:hAnsi="Arial" w:cs="Arial"/>
          <w:sz w:val="22"/>
          <w:szCs w:val="22"/>
        </w:rPr>
        <w:t xml:space="preserve"> the activities of</w:t>
      </w:r>
      <w:r w:rsidR="00261711">
        <w:rPr>
          <w:rFonts w:ascii="Arial" w:hAnsi="Arial" w:cs="Arial"/>
          <w:sz w:val="22"/>
          <w:szCs w:val="22"/>
        </w:rPr>
        <w:t xml:space="preserve"> transcription factors</w:t>
      </w:r>
      <w:r w:rsidR="006B6823">
        <w:rPr>
          <w:rFonts w:ascii="Arial" w:hAnsi="Arial" w:cs="Arial"/>
          <w:sz w:val="22"/>
          <w:szCs w:val="22"/>
        </w:rPr>
        <w:t>. In the</w:t>
      </w:r>
      <w:r w:rsidR="00261711">
        <w:rPr>
          <w:rFonts w:ascii="Arial" w:hAnsi="Arial" w:cs="Arial"/>
          <w:sz w:val="22"/>
          <w:szCs w:val="22"/>
        </w:rPr>
        <w:t xml:space="preserve"> joi</w:t>
      </w:r>
      <w:r w:rsidR="006B6823">
        <w:rPr>
          <w:rFonts w:ascii="Arial" w:hAnsi="Arial" w:cs="Arial"/>
          <w:sz w:val="22"/>
          <w:szCs w:val="22"/>
        </w:rPr>
        <w:t>nt study of histone modification and transcription factor binding,</w:t>
      </w:r>
      <w:r w:rsidR="00261711">
        <w:rPr>
          <w:rFonts w:ascii="Arial" w:hAnsi="Arial" w:cs="Arial"/>
          <w:sz w:val="22"/>
          <w:szCs w:val="22"/>
        </w:rPr>
        <w:t xml:space="preserve"> multiple factor analysis identifies common factors that d</w:t>
      </w:r>
      <w:r w:rsidR="00ED7BF6">
        <w:rPr>
          <w:rFonts w:ascii="Arial" w:hAnsi="Arial" w:cs="Arial"/>
          <w:sz w:val="22"/>
          <w:szCs w:val="22"/>
        </w:rPr>
        <w:t>erive</w:t>
      </w:r>
      <w:r w:rsidR="00261711">
        <w:rPr>
          <w:rFonts w:ascii="Arial" w:hAnsi="Arial" w:cs="Arial"/>
          <w:sz w:val="22"/>
          <w:szCs w:val="22"/>
        </w:rPr>
        <w:t xml:space="preserve"> both histone modification and tran</w:t>
      </w:r>
      <w:r w:rsidR="006B6823">
        <w:rPr>
          <w:rFonts w:ascii="Arial" w:hAnsi="Arial" w:cs="Arial"/>
          <w:sz w:val="22"/>
          <w:szCs w:val="22"/>
        </w:rPr>
        <w:t xml:space="preserve">scription factor activity assays. </w:t>
      </w:r>
      <w:r w:rsidR="002C0100" w:rsidRPr="002C0100">
        <w:rPr>
          <w:rFonts w:ascii="Arial" w:hAnsi="Arial" w:cs="Arial"/>
          <w:noProof/>
          <w:sz w:val="22"/>
          <w:szCs w:val="22"/>
        </w:rPr>
        <w:t>M</w:t>
      </w:r>
      <w:r w:rsidR="002C0100" w:rsidRPr="002C0100">
        <w:rPr>
          <w:rFonts w:ascii="Arial" w:eastAsia="SimSun" w:hAnsi="Arial" w:cs="Arial" w:hint="eastAsia"/>
          <w:noProof/>
          <w:sz w:val="22"/>
          <w:szCs w:val="22"/>
          <w:lang w:eastAsia="zh-CN"/>
        </w:rPr>
        <w:t>FA</w:t>
      </w:r>
      <w:r w:rsidR="006B6823" w:rsidRPr="002C0100">
        <w:rPr>
          <w:rFonts w:ascii="Arial" w:hAnsi="Arial" w:cs="Arial"/>
          <w:noProof/>
          <w:sz w:val="22"/>
          <w:szCs w:val="22"/>
        </w:rPr>
        <w:t xml:space="preserve"> assumes any single </w:t>
      </w:r>
      <w:r w:rsidR="006B6823" w:rsidRPr="006F1FD7">
        <w:rPr>
          <w:rFonts w:ascii="Arial" w:hAnsi="Arial" w:cs="Arial"/>
          <w:noProof/>
          <w:sz w:val="22"/>
          <w:szCs w:val="22"/>
        </w:rPr>
        <w:t>assay</w:t>
      </w:r>
      <w:r w:rsidR="006B6823" w:rsidRPr="002C0100">
        <w:rPr>
          <w:rFonts w:ascii="Arial" w:hAnsi="Arial" w:cs="Arial"/>
          <w:noProof/>
          <w:sz w:val="22"/>
          <w:szCs w:val="22"/>
        </w:rPr>
        <w:t xml:space="preserve"> from each group is a linear combination of the common factors</w:t>
      </w:r>
      <w:r w:rsidR="00A33873">
        <w:rPr>
          <w:rFonts w:ascii="Arial" w:hAnsi="Arial" w:cs="Arial"/>
          <w:noProof/>
          <w:sz w:val="22"/>
          <w:szCs w:val="22"/>
        </w:rPr>
        <w:t>.</w:t>
      </w:r>
      <w:r w:rsidR="006B6823" w:rsidRPr="002C0100">
        <w:rPr>
          <w:rFonts w:ascii="Arial" w:hAnsi="Arial" w:cs="Arial"/>
          <w:noProof/>
          <w:sz w:val="22"/>
          <w:szCs w:val="22"/>
        </w:rPr>
        <w:t xml:space="preserve"> </w:t>
      </w:r>
      <w:r w:rsidR="00A33873">
        <w:rPr>
          <w:rFonts w:ascii="Arial" w:hAnsi="Arial" w:cs="Arial"/>
          <w:noProof/>
          <w:sz w:val="22"/>
          <w:szCs w:val="22"/>
        </w:rPr>
        <w:t>I</w:t>
      </w:r>
      <w:r w:rsidR="006B6823" w:rsidRPr="002C0100">
        <w:rPr>
          <w:rFonts w:ascii="Arial" w:hAnsi="Arial" w:cs="Arial"/>
          <w:noProof/>
          <w:sz w:val="22"/>
          <w:szCs w:val="22"/>
        </w:rPr>
        <w:t xml:space="preserve">t can also represent a SNP as </w:t>
      </w:r>
      <w:r w:rsidR="00ED7BF6">
        <w:rPr>
          <w:rFonts w:ascii="Arial" w:hAnsi="Arial" w:cs="Arial"/>
          <w:noProof/>
          <w:sz w:val="22"/>
          <w:szCs w:val="22"/>
        </w:rPr>
        <w:t xml:space="preserve">a </w:t>
      </w:r>
      <w:r w:rsidR="006B6823" w:rsidRPr="002C0100">
        <w:rPr>
          <w:rFonts w:ascii="Arial" w:hAnsi="Arial" w:cs="Arial"/>
          <w:noProof/>
          <w:sz w:val="22"/>
          <w:szCs w:val="22"/>
        </w:rPr>
        <w:t xml:space="preserve">linear combination of the common factors, </w:t>
      </w:r>
      <w:r w:rsidR="006D6DAB">
        <w:rPr>
          <w:rFonts w:ascii="Arial" w:hAnsi="Arial" w:cs="Arial"/>
          <w:noProof/>
          <w:sz w:val="22"/>
          <w:szCs w:val="22"/>
        </w:rPr>
        <w:t xml:space="preserve">thus </w:t>
      </w:r>
      <w:r w:rsidR="006B6823" w:rsidRPr="002C0100">
        <w:rPr>
          <w:rFonts w:ascii="Arial" w:hAnsi="Arial" w:cs="Arial"/>
          <w:noProof/>
          <w:sz w:val="22"/>
          <w:szCs w:val="22"/>
        </w:rPr>
        <w:t xml:space="preserve">mathematically </w:t>
      </w:r>
      <w:r w:rsidR="00ED7BF6">
        <w:rPr>
          <w:rFonts w:ascii="Arial" w:hAnsi="Arial" w:cs="Arial"/>
          <w:noProof/>
          <w:sz w:val="22"/>
          <w:szCs w:val="22"/>
        </w:rPr>
        <w:t>project</w:t>
      </w:r>
      <w:r w:rsidR="006D6DAB">
        <w:rPr>
          <w:rFonts w:ascii="Arial" w:hAnsi="Arial" w:cs="Arial"/>
          <w:noProof/>
          <w:sz w:val="22"/>
          <w:szCs w:val="22"/>
        </w:rPr>
        <w:t>ing</w:t>
      </w:r>
      <w:r w:rsidR="006B6823" w:rsidRPr="002C0100">
        <w:rPr>
          <w:rFonts w:ascii="Arial" w:hAnsi="Arial" w:cs="Arial"/>
          <w:noProof/>
          <w:sz w:val="22"/>
          <w:szCs w:val="22"/>
        </w:rPr>
        <w:t xml:space="preserve"> a point </w:t>
      </w:r>
      <w:r w:rsidR="00ED7BF6">
        <w:rPr>
          <w:rFonts w:ascii="Arial" w:hAnsi="Arial" w:cs="Arial"/>
          <w:noProof/>
          <w:sz w:val="22"/>
          <w:szCs w:val="22"/>
        </w:rPr>
        <w:t>to</w:t>
      </w:r>
      <w:r w:rsidR="006B6823" w:rsidRPr="002C0100">
        <w:rPr>
          <w:rFonts w:ascii="Arial" w:hAnsi="Arial" w:cs="Arial"/>
          <w:noProof/>
          <w:sz w:val="22"/>
          <w:szCs w:val="22"/>
        </w:rPr>
        <w:t xml:space="preserve"> the space of common </w:t>
      </w:r>
      <w:r w:rsidR="006B6823" w:rsidRPr="006F1FD7">
        <w:rPr>
          <w:rFonts w:ascii="Arial" w:hAnsi="Arial" w:cs="Arial"/>
          <w:noProof/>
          <w:sz w:val="22"/>
          <w:szCs w:val="22"/>
        </w:rPr>
        <w:t>factors</w:t>
      </w:r>
      <w:r w:rsidR="006A26B4">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261711" w:rsidRPr="002C0100">
        <w:rPr>
          <w:rFonts w:ascii="Arial" w:hAnsi="Arial" w:cs="Arial"/>
          <w:noProof/>
          <w:sz w:val="22"/>
          <w:szCs w:val="22"/>
        </w:rPr>
        <w:t>.</w:t>
      </w:r>
      <w:r w:rsidR="00261711">
        <w:rPr>
          <w:rFonts w:ascii="Arial" w:hAnsi="Arial" w:cs="Arial"/>
          <w:sz w:val="22"/>
          <w:szCs w:val="22"/>
        </w:rPr>
        <w:t xml:space="preserve"> </w:t>
      </w:r>
    </w:p>
    <w:p w14:paraId="154941B7" w14:textId="4B1450FE" w:rsidR="00D67B5F" w:rsidRDefault="002F4422" w:rsidP="00EB19ED">
      <w:pPr>
        <w:spacing w:before="200"/>
        <w:rPr>
          <w:rFonts w:ascii="Arial" w:hAnsi="Arial" w:cs="Arial"/>
          <w:sz w:val="22"/>
          <w:szCs w:val="22"/>
        </w:rPr>
      </w:pPr>
      <w:proofErr w:type="spellStart"/>
      <w:r>
        <w:rPr>
          <w:rFonts w:ascii="Arial" w:eastAsia="SimSun" w:hAnsi="Arial" w:cs="Arial" w:hint="eastAsia"/>
          <w:sz w:val="22"/>
          <w:szCs w:val="22"/>
          <w:lang w:eastAsia="zh-CN"/>
        </w:rPr>
        <w:t>Escofier</w:t>
      </w:r>
      <w:proofErr w:type="spellEnd"/>
      <w:r>
        <w:rPr>
          <w:rFonts w:ascii="Arial" w:eastAsia="SimSun" w:hAnsi="Arial" w:cs="Arial" w:hint="eastAsia"/>
          <w:sz w:val="22"/>
          <w:szCs w:val="22"/>
          <w:lang w:eastAsia="zh-CN"/>
        </w:rPr>
        <w:t xml:space="preserve"> and Pages developed</w:t>
      </w:r>
      <w:r w:rsidR="002D0675">
        <w:rPr>
          <w:rFonts w:ascii="Arial" w:eastAsia="SimSun" w:hAnsi="Arial" w:cs="Arial"/>
          <w:sz w:val="22"/>
          <w:szCs w:val="22"/>
          <w:lang w:eastAsia="zh-CN"/>
        </w:rPr>
        <w:t xml:space="preserve"> balance-based</w:t>
      </w:r>
      <w:r>
        <w:rPr>
          <w:rFonts w:ascii="Arial" w:eastAsia="SimSun" w:hAnsi="Arial" w:cs="Arial" w:hint="eastAsia"/>
          <w:sz w:val="22"/>
          <w:szCs w:val="22"/>
          <w:lang w:eastAsia="zh-CN"/>
        </w:rPr>
        <w:t xml:space="preserve"> m</w:t>
      </w:r>
      <w:r w:rsidR="00261711">
        <w:rPr>
          <w:rFonts w:ascii="Arial" w:hAnsi="Arial" w:cs="Arial"/>
          <w:sz w:val="22"/>
          <w:szCs w:val="22"/>
        </w:rPr>
        <w:t xml:space="preserve">ultiple factor </w:t>
      </w:r>
      <w:r w:rsidR="0050715D">
        <w:rPr>
          <w:rFonts w:ascii="Arial" w:hAnsi="Arial" w:cs="Arial"/>
          <w:sz w:val="22"/>
          <w:szCs w:val="22"/>
        </w:rPr>
        <w:t>analysis</w:t>
      </w:r>
      <w:r w:rsidR="00261711">
        <w:rPr>
          <w:rFonts w:ascii="Arial" w:hAnsi="Arial" w:cs="Arial"/>
          <w:sz w:val="22"/>
          <w:szCs w:val="22"/>
        </w:rPr>
        <w:t xml:space="preserve"> </w:t>
      </w:r>
      <w:r w:rsidR="0050715D">
        <w:rPr>
          <w:rFonts w:ascii="Arial" w:hAnsi="Arial" w:cs="Arial"/>
          <w:sz w:val="22"/>
          <w:szCs w:val="22"/>
        </w:rPr>
        <w:t>in the 1980s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181BF9">
        <w:rPr>
          <w:rFonts w:ascii="Arial" w:hAnsi="Arial" w:cs="Arial"/>
          <w:sz w:val="22"/>
          <w:szCs w:val="22"/>
        </w:rPr>
        <w:t xml:space="preserve">. It </w:t>
      </w:r>
      <w:r w:rsidR="003A4F23">
        <w:rPr>
          <w:rFonts w:ascii="Arial" w:hAnsi="Arial" w:cs="Arial"/>
          <w:sz w:val="22"/>
          <w:szCs w:val="22"/>
        </w:rPr>
        <w:t>conducts</w:t>
      </w:r>
      <w:r w:rsidR="0050715D">
        <w:rPr>
          <w:rFonts w:ascii="Arial" w:hAnsi="Arial" w:cs="Arial"/>
          <w:sz w:val="22"/>
          <w:szCs w:val="22"/>
        </w:rPr>
        <w:t xml:space="preserve"> principal component analysis</w:t>
      </w:r>
      <w:r w:rsidR="00181BF9">
        <w:rPr>
          <w:rFonts w:ascii="Arial" w:hAnsi="Arial" w:cs="Arial"/>
          <w:sz w:val="22"/>
          <w:szCs w:val="22"/>
        </w:rPr>
        <w:t xml:space="preserve"> on each group</w:t>
      </w:r>
      <w:r w:rsidR="003A4F23">
        <w:rPr>
          <w:rFonts w:ascii="Arial" w:hAnsi="Arial" w:cs="Arial"/>
          <w:sz w:val="22"/>
          <w:szCs w:val="22"/>
        </w:rPr>
        <w:t xml:space="preserve"> separately</w:t>
      </w:r>
      <w:r w:rsidR="0050715D">
        <w:rPr>
          <w:rFonts w:ascii="Arial" w:hAnsi="Arial" w:cs="Arial"/>
          <w:sz w:val="22"/>
          <w:szCs w:val="22"/>
        </w:rPr>
        <w:t xml:space="preserve"> and </w:t>
      </w:r>
      <w:r w:rsidR="003A4F23">
        <w:rPr>
          <w:rFonts w:ascii="Arial" w:hAnsi="Arial" w:cs="Arial"/>
          <w:sz w:val="22"/>
          <w:szCs w:val="22"/>
        </w:rPr>
        <w:t xml:space="preserve">then use the </w:t>
      </w:r>
      <w:r w:rsidR="00181BF9">
        <w:rPr>
          <w:rFonts w:ascii="Arial" w:hAnsi="Arial" w:cs="Arial"/>
          <w:sz w:val="22"/>
          <w:szCs w:val="22"/>
        </w:rPr>
        <w:t xml:space="preserve">first </w:t>
      </w:r>
      <w:r w:rsidR="003A4F23">
        <w:rPr>
          <w:rFonts w:ascii="Arial" w:hAnsi="Arial" w:cs="Arial"/>
          <w:sz w:val="22"/>
          <w:szCs w:val="22"/>
        </w:rPr>
        <w:t>e</w:t>
      </w:r>
      <w:r w:rsidR="00181BF9">
        <w:rPr>
          <w:rFonts w:ascii="Arial" w:hAnsi="Arial" w:cs="Arial"/>
          <w:sz w:val="22"/>
          <w:szCs w:val="22"/>
        </w:rPr>
        <w:t>igen</w:t>
      </w:r>
      <w:r w:rsidR="0050715D">
        <w:rPr>
          <w:rFonts w:ascii="Arial" w:hAnsi="Arial" w:cs="Arial"/>
          <w:sz w:val="22"/>
          <w:szCs w:val="22"/>
        </w:rPr>
        <w:t>value</w:t>
      </w:r>
      <w:r w:rsidR="00181BF9">
        <w:rPr>
          <w:rFonts w:ascii="Arial" w:hAnsi="Arial" w:cs="Arial"/>
          <w:sz w:val="22"/>
          <w:szCs w:val="22"/>
        </w:rPr>
        <w:t xml:space="preserve"> of </w:t>
      </w:r>
      <w:r w:rsidR="003A4F23">
        <w:rPr>
          <w:rFonts w:ascii="Arial" w:hAnsi="Arial" w:cs="Arial"/>
          <w:sz w:val="22"/>
          <w:szCs w:val="22"/>
        </w:rPr>
        <w:t>a</w:t>
      </w:r>
      <w:r w:rsidR="00181BF9">
        <w:rPr>
          <w:rFonts w:ascii="Arial" w:hAnsi="Arial" w:cs="Arial"/>
          <w:sz w:val="22"/>
          <w:szCs w:val="22"/>
        </w:rPr>
        <w:t xml:space="preserve"> </w:t>
      </w:r>
      <w:r w:rsidR="00181BF9" w:rsidRPr="006F1FD7">
        <w:rPr>
          <w:rFonts w:ascii="Arial" w:hAnsi="Arial" w:cs="Arial"/>
          <w:noProof/>
          <w:sz w:val="22"/>
          <w:szCs w:val="22"/>
        </w:rPr>
        <w:t>group</w:t>
      </w:r>
      <w:r w:rsidR="00181BF9">
        <w:rPr>
          <w:rFonts w:ascii="Arial" w:hAnsi="Arial" w:cs="Arial"/>
          <w:sz w:val="22"/>
          <w:szCs w:val="22"/>
        </w:rPr>
        <w:t xml:space="preserve"> to weight the influence</w:t>
      </w:r>
      <w:r w:rsidR="0050715D">
        <w:rPr>
          <w:rFonts w:ascii="Arial" w:hAnsi="Arial" w:cs="Arial"/>
          <w:sz w:val="22"/>
          <w:szCs w:val="22"/>
        </w:rPr>
        <w:t xml:space="preserve"> of </w:t>
      </w:r>
      <w:r w:rsidR="00181BF9">
        <w:rPr>
          <w:rFonts w:ascii="Arial" w:hAnsi="Arial" w:cs="Arial"/>
          <w:sz w:val="22"/>
          <w:szCs w:val="22"/>
        </w:rPr>
        <w:t xml:space="preserve">all variables (e.g. assays) in the </w:t>
      </w:r>
      <w:r w:rsidR="002C0100" w:rsidRPr="002C0100">
        <w:rPr>
          <w:rFonts w:ascii="Arial" w:hAnsi="Arial" w:cs="Arial"/>
          <w:noProof/>
          <w:sz w:val="22"/>
          <w:szCs w:val="22"/>
        </w:rPr>
        <w:t xml:space="preserve">group </w:t>
      </w:r>
      <w:r w:rsidR="00181BF9" w:rsidRPr="002C0100">
        <w:rPr>
          <w:rFonts w:ascii="Arial" w:hAnsi="Arial" w:cs="Arial"/>
          <w:noProof/>
          <w:sz w:val="22"/>
          <w:szCs w:val="22"/>
        </w:rPr>
        <w:t>to</w:t>
      </w:r>
      <w:r w:rsidR="00181BF9">
        <w:rPr>
          <w:rFonts w:ascii="Arial" w:hAnsi="Arial" w:cs="Arial"/>
          <w:sz w:val="22"/>
          <w:szCs w:val="22"/>
        </w:rPr>
        <w:t xml:space="preserve"> avoid dominance of </w:t>
      </w:r>
      <w:r w:rsidR="003A4F23">
        <w:rPr>
          <w:rFonts w:ascii="Arial" w:hAnsi="Arial" w:cs="Arial"/>
          <w:sz w:val="22"/>
          <w:szCs w:val="22"/>
        </w:rPr>
        <w:t>the</w:t>
      </w:r>
      <w:r w:rsidR="00181BF9">
        <w:rPr>
          <w:rFonts w:ascii="Arial" w:hAnsi="Arial" w:cs="Arial"/>
          <w:sz w:val="22"/>
          <w:szCs w:val="22"/>
        </w:rPr>
        <w:t xml:space="preserve"> group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3A4F23" w:rsidRPr="003A4F23">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3A4F23" w:rsidDel="002D0675">
        <w:rPr>
          <w:rFonts w:ascii="Arial" w:hAnsi="Arial" w:cs="Arial"/>
          <w:sz w:val="22"/>
          <w:szCs w:val="22"/>
        </w:rPr>
        <w:t xml:space="preserve"> </w:t>
      </w:r>
      <w:r w:rsidR="00181BF9">
        <w:rPr>
          <w:rFonts w:ascii="Arial" w:hAnsi="Arial" w:cs="Arial"/>
          <w:sz w:val="22"/>
          <w:szCs w:val="22"/>
        </w:rPr>
        <w:t>.</w:t>
      </w:r>
      <w:r w:rsidR="00D67B5F">
        <w:rPr>
          <w:rFonts w:ascii="Arial" w:hAnsi="Arial" w:cs="Arial"/>
          <w:sz w:val="22"/>
          <w:szCs w:val="22"/>
        </w:rPr>
        <w:t xml:space="preserve"> </w:t>
      </w:r>
      <w:r w:rsidR="00FC7133">
        <w:rPr>
          <w:rFonts w:ascii="Arial" w:hAnsi="Arial" w:cs="Arial"/>
          <w:sz w:val="22"/>
          <w:szCs w:val="22"/>
        </w:rPr>
        <w:t>Mathematically, a</w:t>
      </w:r>
      <w:r w:rsidR="00D67B5F">
        <w:rPr>
          <w:rFonts w:ascii="Arial" w:hAnsi="Arial" w:cs="Arial"/>
          <w:sz w:val="22"/>
          <w:szCs w:val="22"/>
        </w:rPr>
        <w:t xml:space="preserve"> group</w:t>
      </w:r>
      <w:r w:rsidR="00FC7133">
        <w:rPr>
          <w:rFonts w:ascii="Arial" w:hAnsi="Arial" w:cs="Arial"/>
          <w:sz w:val="22"/>
          <w:szCs w:val="22"/>
        </w:rPr>
        <w:t xml:space="preserve"> (k)</w:t>
      </w:r>
      <w:r w:rsidR="00D67B5F">
        <w:rPr>
          <w:rFonts w:ascii="Arial" w:hAnsi="Arial" w:cs="Arial"/>
          <w:sz w:val="22"/>
          <w:szCs w:val="22"/>
        </w:rPr>
        <w:t xml:space="preserve"> of assays can be represented as follows</w:t>
      </w:r>
      <w:r w:rsidR="009A53F4">
        <w:rPr>
          <w:rFonts w:ascii="Arial" w:hAnsi="Arial" w:cs="Arial"/>
          <w:sz w:val="22"/>
          <w:szCs w:val="22"/>
        </w:rPr>
        <w:t xml:space="preserve"> (Eq. 1)</w:t>
      </w:r>
      <w:r w:rsidR="005F7911">
        <w:rPr>
          <w:rFonts w:ascii="Arial" w:hAnsi="Arial" w:cs="Arial"/>
          <w:sz w:val="22"/>
          <w:szCs w:val="22"/>
        </w:rPr>
        <w:t xml:space="preserve"> </w:t>
      </w:r>
      <w:r w:rsidR="005F7911">
        <w:rPr>
          <w:rFonts w:ascii="Arial" w:hAnsi="Arial" w:cs="Arial"/>
          <w:noProof/>
          <w:sz w:val="22"/>
          <w:szCs w:val="22"/>
        </w:rPr>
        <w:fldChar w:fldCharType="begin"/>
      </w:r>
      <w:r w:rsidR="005F7911">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5F7911">
        <w:rPr>
          <w:rFonts w:ascii="Arial" w:hAnsi="Arial" w:cs="Arial"/>
          <w:noProof/>
          <w:sz w:val="22"/>
          <w:szCs w:val="22"/>
        </w:rPr>
        <w:fldChar w:fldCharType="separate"/>
      </w:r>
      <w:r w:rsidR="005F7911">
        <w:rPr>
          <w:rFonts w:ascii="Arial" w:hAnsi="Arial" w:cs="Arial"/>
          <w:noProof/>
          <w:sz w:val="22"/>
          <w:szCs w:val="22"/>
        </w:rPr>
        <w:t>[21]</w:t>
      </w:r>
      <w:r w:rsidR="005F7911">
        <w:rPr>
          <w:rFonts w:ascii="Arial" w:hAnsi="Arial" w:cs="Arial"/>
          <w:noProof/>
          <w:sz w:val="22"/>
          <w:szCs w:val="22"/>
        </w:rPr>
        <w:fldChar w:fldCharType="end"/>
      </w:r>
      <w:r w:rsidR="00D67B5F">
        <w:rPr>
          <w:rFonts w:ascii="Arial" w:hAnsi="Arial" w:cs="Arial"/>
          <w:sz w:val="22"/>
          <w:szCs w:val="22"/>
        </w:rPr>
        <w:t>:</w:t>
      </w:r>
    </w:p>
    <w:p w14:paraId="3921C631" w14:textId="63F68600" w:rsidR="00D67B5F" w:rsidRPr="004A5A3E" w:rsidRDefault="0005238B" w:rsidP="004A5A3E">
      <w:pPr>
        <w:spacing w:before="200"/>
        <w:jc w:val="center"/>
        <w:rPr>
          <w:rFonts w:ascii="Arial" w:hAnsi="Arial" w:cs="Arial"/>
          <w:sz w:val="22"/>
          <w:szCs w:val="22"/>
        </w:rPr>
      </w:pPr>
      <m:oMathPara>
        <m:oMath>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sub>
              </m:sSub>
            </m:num>
            <m:den>
              <m:sSub>
                <m:sSubPr>
                  <m:ctrlPr>
                    <w:rPr>
                      <w:rFonts w:ascii="Cambria Math" w:hAnsi="Cambria Math" w:cs="Arial"/>
                      <w:i/>
                      <w:sz w:val="22"/>
                      <w:szCs w:val="22"/>
                    </w:rPr>
                  </m:ctrlPr>
                </m:sSubPr>
                <m:e>
                  <m:r>
                    <w:rPr>
                      <w:rFonts w:ascii="Cambria Math" w:hAnsi="Cambria Math" w:cs="Arial"/>
                      <w:sz w:val="22"/>
                      <w:szCs w:val="22"/>
                    </w:rPr>
                    <m:t>σ</m:t>
                  </m:r>
                </m:e>
                <m:sub>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1</m:t>
                      </m:r>
                    </m:sub>
                  </m:sSub>
                </m:sub>
              </m:sSub>
            </m:den>
          </m:f>
          <m:r>
            <w:rPr>
              <w:rFonts w:ascii="Cambria Math" w:hAnsi="Cambria Math" w:cs="Arial"/>
              <w:sz w:val="22"/>
              <w:szCs w:val="22"/>
            </w:rPr>
            <m:t>=T</m:t>
          </m:r>
          <m:sSubSup>
            <m:sSubSupPr>
              <m:ctrlPr>
                <w:rPr>
                  <w:rFonts w:ascii="Cambria Math" w:hAnsi="Cambria Math" w:cs="Arial"/>
                  <w:i/>
                  <w:sz w:val="22"/>
                  <w:szCs w:val="22"/>
                </w:rPr>
              </m:ctrlPr>
            </m:sSubSupPr>
            <m:e>
              <m:r>
                <w:rPr>
                  <w:rFonts w:ascii="Cambria Math" w:hAnsi="Cambria Math" w:cs="Arial"/>
                  <w:sz w:val="22"/>
                  <w:szCs w:val="22"/>
                </w:rPr>
                <m:t>P</m:t>
              </m:r>
            </m:e>
            <m:sub>
              <m:r>
                <w:rPr>
                  <w:rFonts w:ascii="Cambria Math" w:hAnsi="Cambria Math" w:cs="Arial"/>
                  <w:sz w:val="22"/>
                  <w:szCs w:val="22"/>
                </w:rPr>
                <m:t>k</m:t>
              </m:r>
            </m:sub>
            <m:sup>
              <m:r>
                <w:rPr>
                  <w:rFonts w:ascii="Cambria Math" w:hAnsi="Cambria Math" w:cs="Arial"/>
                  <w:sz w:val="22"/>
                  <w:szCs w:val="22"/>
                </w:rPr>
                <m:t>tr</m:t>
              </m:r>
            </m:sup>
          </m:sSub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k</m:t>
              </m:r>
            </m:sub>
          </m:sSub>
          <m:r>
            <w:rPr>
              <w:rFonts w:ascii="Cambria Math" w:hAnsi="Cambria Math" w:cs="Arial"/>
              <w:sz w:val="22"/>
              <w:szCs w:val="22"/>
            </w:rPr>
            <m:t xml:space="preserve">         (1)</m:t>
          </m:r>
        </m:oMath>
      </m:oMathPara>
    </w:p>
    <w:p w14:paraId="536317ED" w14:textId="0D936FDF" w:rsidR="00FC7133" w:rsidRPr="004A5A3E" w:rsidRDefault="00FC7133" w:rsidP="005F7911">
      <w:pPr>
        <w:spacing w:before="200"/>
        <w:rPr>
          <w:rFonts w:ascii="Arial" w:hAnsi="Arial" w:cs="Arial"/>
          <w:sz w:val="22"/>
          <w:szCs w:val="22"/>
        </w:rPr>
      </w:pPr>
      <w:r w:rsidRPr="004A5A3E">
        <w:rPr>
          <w:rFonts w:ascii="Arial" w:hAnsi="Arial" w:cs="Arial"/>
          <w:sz w:val="22"/>
          <w:szCs w:val="22"/>
        </w:rPr>
        <w:t xml:space="preserve">where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w:t>
      </w:r>
      <w:proofErr w:type="spellStart"/>
      <w:r w:rsidR="005F7911" w:rsidRPr="004A5A3E">
        <w:rPr>
          <w:rFonts w:ascii="Arial" w:hAnsi="Arial" w:cs="Arial"/>
          <w:sz w:val="22"/>
          <w:szCs w:val="22"/>
        </w:rPr>
        <w:t>nx</w:t>
      </w:r>
      <w:proofErr w:type="spellEnd"/>
      <w:r w:rsidR="005F7911" w:rsidRPr="004A5A3E">
        <w:rPr>
          <w:rFonts w:ascii="Arial" w:hAnsi="Arial" w:cs="Arial"/>
          <w:sz w:val="22"/>
          <w:szCs w:val="22"/>
        </w:rPr>
        <w:t xml:space="preserv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Pr="004A5A3E">
        <w:rPr>
          <w:rFonts w:ascii="Arial" w:hAnsi="Arial" w:cs="Arial"/>
          <w:sz w:val="22"/>
          <w:szCs w:val="22"/>
        </w:rPr>
        <w:t xml:space="preserve"> matrix of n SNPs and </w:t>
      </w:r>
      <w:proofErr w:type="spellStart"/>
      <w:r w:rsidRPr="004A5A3E">
        <w:rPr>
          <w:rFonts w:ascii="Arial" w:hAnsi="Arial" w:cs="Arial"/>
          <w:sz w:val="22"/>
          <w:szCs w:val="22"/>
        </w:rPr>
        <w:t>m</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assays from the</w:t>
      </w:r>
      <w:r w:rsidRPr="004A5A3E">
        <w:rPr>
          <w:rFonts w:ascii="Arial" w:hAnsi="Arial" w:cs="Arial"/>
          <w:sz w:val="22"/>
          <w:szCs w:val="22"/>
        </w:rPr>
        <w:t xml:space="preserve"> group k, </w:t>
      </w:r>
      <w:r w:rsidRPr="004A5A3E">
        <w:rPr>
          <w:rFonts w:ascii="Arial" w:hAnsi="Arial" w:cs="Arial"/>
          <w:sz w:val="22"/>
          <w:szCs w:val="22"/>
        </w:rPr>
        <w:sym w:font="Symbol" w:char="F073"/>
      </w:r>
      <w:r w:rsidRPr="004A5A3E">
        <w:rPr>
          <w:rFonts w:ascii="Arial" w:hAnsi="Arial" w:cs="Arial"/>
          <w:sz w:val="22"/>
          <w:szCs w:val="22"/>
          <w:vertAlign w:val="subscript"/>
        </w:rPr>
        <w:t>k1</w:t>
      </w:r>
      <w:r w:rsidRPr="004A5A3E">
        <w:rPr>
          <w:rFonts w:ascii="Arial" w:hAnsi="Arial" w:cs="Arial"/>
          <w:sz w:val="22"/>
          <w:szCs w:val="22"/>
        </w:rPr>
        <w:t xml:space="preserve"> is the largest eigenvalue of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Pr="004A5A3E">
        <w:rPr>
          <w:rFonts w:ascii="Arial" w:hAnsi="Arial" w:cs="Arial"/>
          <w:sz w:val="22"/>
          <w:szCs w:val="22"/>
        </w:rPr>
        <w:t xml:space="preserve">. T is the </w:t>
      </w:r>
      <w:proofErr w:type="spellStart"/>
      <w:r w:rsidRPr="004A5A3E">
        <w:rPr>
          <w:rFonts w:ascii="Arial" w:hAnsi="Arial" w:cs="Arial"/>
          <w:sz w:val="22"/>
          <w:szCs w:val="22"/>
        </w:rPr>
        <w:t>nxR</w:t>
      </w:r>
      <w:proofErr w:type="spellEnd"/>
      <w:r w:rsidRPr="004A5A3E">
        <w:rPr>
          <w:rFonts w:ascii="Arial" w:hAnsi="Arial" w:cs="Arial"/>
          <w:sz w:val="22"/>
          <w:szCs w:val="22"/>
        </w:rPr>
        <w:t xml:space="preserve"> matrix of </w:t>
      </w:r>
      <w:r w:rsidR="005F7911" w:rsidRPr="004A5A3E">
        <w:rPr>
          <w:rFonts w:ascii="Arial" w:hAnsi="Arial" w:cs="Arial"/>
          <w:sz w:val="22"/>
          <w:szCs w:val="22"/>
        </w:rPr>
        <w:t>R factor scores, shared across</w:t>
      </w:r>
      <w:r w:rsidRPr="004A5A3E">
        <w:rPr>
          <w:rFonts w:ascii="Arial" w:hAnsi="Arial" w:cs="Arial"/>
          <w:sz w:val="22"/>
          <w:szCs w:val="22"/>
        </w:rPr>
        <w:t xml:space="preserve"> all groups, </w:t>
      </w:r>
      <w:proofErr w:type="spellStart"/>
      <w:r w:rsidRPr="004A5A3E">
        <w:rPr>
          <w:rFonts w:ascii="Arial" w:hAnsi="Arial" w:cs="Arial"/>
          <w:sz w:val="22"/>
          <w:szCs w:val="22"/>
        </w:rPr>
        <w:t>P</w:t>
      </w:r>
      <w:r w:rsidRPr="004A5A3E">
        <w:rPr>
          <w:rFonts w:ascii="Arial" w:hAnsi="Arial" w:cs="Arial"/>
          <w:sz w:val="22"/>
          <w:szCs w:val="22"/>
          <w:vertAlign w:val="subscript"/>
        </w:rPr>
        <w:t>k</w:t>
      </w:r>
      <w:proofErr w:type="spellEnd"/>
      <w:r w:rsidRPr="004A5A3E">
        <w:rPr>
          <w:rFonts w:ascii="Arial" w:hAnsi="Arial" w:cs="Arial"/>
          <w:sz w:val="22"/>
          <w:szCs w:val="22"/>
        </w:rPr>
        <w:t xml:space="preserve"> is </w:t>
      </w:r>
      <w:r w:rsidR="005F7911" w:rsidRPr="004A5A3E">
        <w:rPr>
          <w:rFonts w:ascii="Arial" w:hAnsi="Arial" w:cs="Arial"/>
          <w:sz w:val="22"/>
          <w:szCs w:val="22"/>
        </w:rPr>
        <w:t xml:space="preserve">the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r w:rsidR="005F7911" w:rsidRPr="004A5A3E">
        <w:rPr>
          <w:rFonts w:ascii="Arial" w:hAnsi="Arial" w:cs="Arial"/>
          <w:sz w:val="22"/>
          <w:szCs w:val="22"/>
        </w:rPr>
        <w:t>xR</w:t>
      </w:r>
      <w:proofErr w:type="spellEnd"/>
      <w:r w:rsidR="005F7911" w:rsidRPr="004A5A3E">
        <w:rPr>
          <w:rFonts w:ascii="Arial" w:hAnsi="Arial" w:cs="Arial"/>
          <w:sz w:val="22"/>
          <w:szCs w:val="22"/>
        </w:rPr>
        <w:t xml:space="preserve"> loading matrix to R factors, </w:t>
      </w:r>
      <w:proofErr w:type="spellStart"/>
      <w:r w:rsidR="005F7911" w:rsidRPr="004A5A3E">
        <w:rPr>
          <w:rFonts w:ascii="Arial" w:hAnsi="Arial" w:cs="Arial"/>
          <w:sz w:val="22"/>
          <w:szCs w:val="22"/>
        </w:rPr>
        <w:t>E</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w:t>
      </w:r>
      <w:proofErr w:type="spellStart"/>
      <w:r w:rsidR="005F7911" w:rsidRPr="004A5A3E">
        <w:rPr>
          <w:rFonts w:ascii="Arial" w:hAnsi="Arial" w:cs="Arial"/>
          <w:sz w:val="22"/>
          <w:szCs w:val="22"/>
        </w:rPr>
        <w:t>nxm</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matrix of residuals in this group, and </w:t>
      </w:r>
      <w:proofErr w:type="spellStart"/>
      <w:r w:rsidR="005F7911" w:rsidRPr="004A5A3E">
        <w:rPr>
          <w:rFonts w:ascii="Arial" w:hAnsi="Arial" w:cs="Arial"/>
          <w:sz w:val="22"/>
          <w:szCs w:val="22"/>
        </w:rPr>
        <w:t>tr</w:t>
      </w:r>
      <w:proofErr w:type="spellEnd"/>
      <w:r w:rsidR="005F7911" w:rsidRPr="004A5A3E">
        <w:rPr>
          <w:rFonts w:ascii="Arial" w:hAnsi="Arial" w:cs="Arial"/>
          <w:sz w:val="22"/>
          <w:szCs w:val="22"/>
        </w:rPr>
        <w:t xml:space="preserve"> means transpose of the loading matrix.</w:t>
      </w:r>
    </w:p>
    <w:p w14:paraId="082C746B" w14:textId="677430F2" w:rsidR="000D29C6" w:rsidRPr="004A5A3E" w:rsidRDefault="00181BF9" w:rsidP="00F60157">
      <w:pPr>
        <w:spacing w:before="200"/>
        <w:rPr>
          <w:rFonts w:asciiTheme="majorHAnsi" w:hAnsiTheme="majorHAnsi" w:cs="Arial"/>
          <w:sz w:val="22"/>
          <w:szCs w:val="22"/>
        </w:rPr>
      </w:pPr>
      <w:r>
        <w:rPr>
          <w:rFonts w:ascii="Arial" w:hAnsi="Arial" w:cs="Arial"/>
          <w:sz w:val="22"/>
          <w:szCs w:val="22"/>
        </w:rPr>
        <w:t>Several</w:t>
      </w:r>
      <w:r w:rsidR="009421BC">
        <w:rPr>
          <w:rFonts w:ascii="Arial" w:hAnsi="Arial" w:cs="Arial"/>
          <w:sz w:val="22"/>
          <w:szCs w:val="22"/>
        </w:rPr>
        <w:t xml:space="preserve"> R packages provided implementation of the algorithm</w:t>
      </w:r>
      <w:r w:rsidR="0050715D">
        <w:rPr>
          <w:rFonts w:ascii="Arial" w:hAnsi="Arial" w:cs="Arial"/>
          <w:sz w:val="22"/>
          <w:szCs w:val="22"/>
        </w:rPr>
        <w:t xml:space="preserve"> such as</w:t>
      </w:r>
      <w:r w:rsidR="002D0675" w:rsidRPr="002D0675">
        <w:rPr>
          <w:rFonts w:ascii="Arial" w:hAnsi="Arial" w:cs="Arial"/>
          <w:sz w:val="22"/>
          <w:szCs w:val="22"/>
        </w:rPr>
        <w:t xml:space="preserve"> </w:t>
      </w:r>
      <w:proofErr w:type="spellStart"/>
      <w:r w:rsidR="002D0675">
        <w:rPr>
          <w:rFonts w:ascii="Arial" w:hAnsi="Arial" w:cs="Arial"/>
          <w:sz w:val="22"/>
          <w:szCs w:val="22"/>
        </w:rPr>
        <w:t>FactoMineR</w:t>
      </w:r>
      <w:proofErr w:type="spellEnd"/>
      <w:r w:rsidR="0050715D">
        <w:rPr>
          <w:rFonts w:ascii="Arial" w:hAnsi="Arial" w:cs="Arial"/>
          <w:sz w:val="22"/>
          <w:szCs w:val="22"/>
        </w:rPr>
        <w:t xml:space="preserve"> </w:t>
      </w:r>
      <w:r w:rsidR="002D0675">
        <w:rPr>
          <w:rFonts w:ascii="Arial" w:hAnsi="Arial" w:cs="Arial"/>
          <w:sz w:val="22"/>
          <w:szCs w:val="22"/>
        </w:rPr>
        <w:fldChar w:fldCharType="begin"/>
      </w:r>
      <w:r w:rsidR="003A4F23">
        <w:rPr>
          <w:rFonts w:ascii="Arial" w:hAnsi="Arial" w:cs="Arial"/>
          <w:sz w:val="22"/>
          <w:szCs w:val="22"/>
        </w:rPr>
        <w:instrText xml:space="preserve"> ADDIN EN.CITE &lt;EndNote&gt;&lt;Cite&gt;&lt;Author&gt;Lê&lt;/Author&gt;&lt;Year&gt;2008&lt;/Year&gt;&lt;RecNum&gt;19&lt;/RecNum&gt;&lt;DisplayText&gt;[22]&lt;/DisplayText&gt;&lt;record&gt;&lt;rec-number&gt;19&lt;/rec-number&gt;&lt;foreign-keys&gt;&lt;key app="EN" db-id="2tawrat25zt993edarspaa9kfwatvstsra5r" timestamp="1448251356"&gt;19&lt;/key&gt;&lt;/foreign-keys&gt;&lt;ref-type name="Journal Article"&gt;17&lt;/ref-type&gt;&lt;contributors&gt;&lt;authors&gt;&lt;author&gt;Lê, Sébastien&lt;/author&gt;&lt;author&gt;Josse, Julie&lt;/author&gt;&lt;author&gt;Husson, François&lt;/author&gt;&lt;/authors&gt;&lt;/contributors&gt;&lt;titles&gt;&lt;title&gt;FactoMineR: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software&lt;/full-title&gt;&lt;/periodical&gt;&lt;pages&gt;1-18&lt;/pages&gt;&lt;volume&gt;25&lt;/volume&gt;&lt;number&gt;1&lt;/number&gt;&lt;dates&gt;&lt;year&gt;2008&lt;/year&gt;&lt;/dates&gt;&lt;urls&gt;&lt;/urls&gt;&lt;/record&gt;&lt;/Cite&gt;&lt;/EndNote&gt;</w:instrText>
      </w:r>
      <w:r w:rsidR="002D0675">
        <w:rPr>
          <w:rFonts w:ascii="Arial" w:hAnsi="Arial" w:cs="Arial"/>
          <w:sz w:val="22"/>
          <w:szCs w:val="22"/>
        </w:rPr>
        <w:fldChar w:fldCharType="separate"/>
      </w:r>
      <w:r w:rsidR="003A4F23">
        <w:rPr>
          <w:rFonts w:ascii="Arial" w:hAnsi="Arial" w:cs="Arial"/>
          <w:noProof/>
          <w:sz w:val="22"/>
          <w:szCs w:val="22"/>
        </w:rPr>
        <w:t>[22]</w:t>
      </w:r>
      <w:r w:rsidR="002D0675">
        <w:rPr>
          <w:rFonts w:ascii="Arial" w:hAnsi="Arial" w:cs="Arial"/>
          <w:sz w:val="22"/>
          <w:szCs w:val="22"/>
        </w:rPr>
        <w:fldChar w:fldCharType="end"/>
      </w:r>
      <w:r w:rsidR="0050715D">
        <w:rPr>
          <w:rFonts w:ascii="Arial" w:hAnsi="Arial" w:cs="Arial"/>
          <w:sz w:val="22"/>
          <w:szCs w:val="22"/>
        </w:rPr>
        <w:t xml:space="preserve">, </w:t>
      </w:r>
      <w:proofErr w:type="spellStart"/>
      <w:r w:rsidR="0050715D">
        <w:rPr>
          <w:rFonts w:ascii="Arial" w:hAnsi="Arial" w:cs="Arial"/>
          <w:sz w:val="22"/>
          <w:szCs w:val="22"/>
        </w:rPr>
        <w:t>PCAmixdata</w:t>
      </w:r>
      <w:proofErr w:type="spellEnd"/>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&lt;EndNote&gt;&lt;Cite&gt;&lt;Author&gt;Chavent&lt;/Author&gt;&lt;Year&gt;2014&lt;/Year&gt;&lt;RecNum&gt;21&lt;/RecNum&gt;&lt;DisplayText&gt;[23]&lt;/DisplayText&gt;&lt;record&gt;&lt;rec-number&gt;21&lt;/rec-number&gt;&lt;foreign-keys&gt;&lt;key app="EN" db-id="2tawrat25zt993edarspaa9kfwatvstsra5r" timestamp="1448251454"&gt;21&lt;/key&gt;&lt;/foreign-keys&gt;&lt;ref-type name="Journal Article"&gt;17&lt;/ref-type&gt;&lt;contributors&gt;&lt;authors&gt;&lt;author&gt;Chavent, Marie&lt;/author&gt;&lt;author&gt;Kuentz, Vanessa&lt;/author&gt;&lt;author&gt;Labenne, Amaury&lt;/author&gt;&lt;author&gt;Liquet, Benoit&lt;/author&gt;&lt;author&gt;Saracco, Jerome&lt;/author&gt;&lt;author&gt;Labenne, Maintainer Amaury&lt;/author&gt;&lt;/authors&gt;&lt;/contributors&gt;&lt;titles&gt;&lt;title&gt;Package ‘PCAmixdata’&lt;/title&gt;&lt;/titles&gt;&lt;dates&gt;&lt;year&gt;2014&lt;/year&gt;&lt;/dates&gt;&lt;urls&gt;&lt;/urls&gt;&lt;/record&gt;&lt;/Cite&gt;&lt;/EndNote&gt;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[23]</w:t>
      </w:r>
      <w:r w:rsidR="00BC5AD6">
        <w:rPr>
          <w:rFonts w:ascii="Arial" w:hAnsi="Arial" w:cs="Arial"/>
          <w:sz w:val="22"/>
          <w:szCs w:val="22"/>
        </w:rPr>
        <w:fldChar w:fldCharType="end"/>
      </w:r>
      <w:r w:rsidR="0050715D">
        <w:rPr>
          <w:rFonts w:ascii="Arial" w:hAnsi="Arial" w:cs="Arial"/>
          <w:sz w:val="22"/>
          <w:szCs w:val="22"/>
        </w:rPr>
        <w:t>, and ade4</w:t>
      </w:r>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&lt;EndNote&gt;&lt;Cite&gt;&lt;Author&gt;Thioulouse&lt;/Author&gt;&lt;Year&gt;1997&lt;/Year&gt;&lt;RecNum&gt;22&lt;/RecNum&gt;&lt;DisplayText&gt;[24]&lt;/DisplayText&gt;&lt;record&gt;&lt;rec-number&gt;22&lt;/rec-number&gt;&lt;foreign-keys&gt;&lt;key app="EN" db-id="2tawrat25zt993edarspaa9kfwatvstsra5r" timestamp="1448251493"&gt;22&lt;/key&gt;&lt;/foreign-keys&gt;&lt;ref-type name="Journal Article"&gt;17&lt;/ref-type&gt;&lt;contributors&gt;&lt;authors&gt;&lt;author&gt;Thioulouse, Jean&lt;/author&gt;&lt;author&gt;Chessel, Daniel&lt;/author&gt;&lt;author&gt;Dole, Sylvain&lt;/author&gt;&lt;author&gt;Olivier, Jean-Michel&lt;/author&gt;&lt;/authors&gt;&lt;/contributors&gt;&lt;titles&gt;&lt;title&gt;ADE-4: a multivariate analysis and graphical display software&lt;/title&gt;&lt;secondary-title&gt;Statistics and computing&lt;/secondary-title&gt;&lt;/titles&gt;&lt;periodical&gt;&lt;full-title&gt;Statistics and computing&lt;/full-title&gt;&lt;/periodical&gt;&lt;pages&gt;75-83&lt;/pages&gt;&lt;volume&gt;7&lt;/volume&gt;&lt;number&gt;1&lt;/number&gt;&lt;dates&gt;&lt;year&gt;1997&lt;/year&gt;&lt;/dates&gt;&lt;isbn&gt;0960-3174&lt;/isbn&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[24]</w:t>
      </w:r>
      <w:r w:rsidR="00BC5AD6">
        <w:rPr>
          <w:rFonts w:ascii="Arial" w:hAnsi="Arial" w:cs="Arial"/>
          <w:sz w:val="22"/>
          <w:szCs w:val="22"/>
        </w:rPr>
        <w:fldChar w:fldCharType="end"/>
      </w:r>
      <w:r w:rsidR="0050715D">
        <w:rPr>
          <w:rFonts w:ascii="Arial" w:hAnsi="Arial" w:cs="Arial"/>
          <w:sz w:val="22"/>
          <w:szCs w:val="22"/>
        </w:rPr>
        <w:t xml:space="preserve">. </w:t>
      </w:r>
      <w:r w:rsidR="009421BC">
        <w:rPr>
          <w:rFonts w:ascii="Arial" w:hAnsi="Arial" w:cs="Arial"/>
          <w:sz w:val="22"/>
          <w:szCs w:val="22"/>
        </w:rPr>
        <w:t>As demonstrated in o</w:t>
      </w:r>
      <w:r w:rsidR="0050715D">
        <w:rPr>
          <w:rFonts w:ascii="Arial" w:hAnsi="Arial" w:cs="Arial"/>
          <w:sz w:val="22"/>
          <w:szCs w:val="22"/>
        </w:rPr>
        <w:t>ur preliminary results</w:t>
      </w:r>
      <w:r w:rsidR="009421BC">
        <w:rPr>
          <w:rFonts w:ascii="Arial" w:hAnsi="Arial" w:cs="Arial"/>
          <w:sz w:val="22"/>
          <w:szCs w:val="22"/>
        </w:rPr>
        <w:t>,</w:t>
      </w:r>
      <w:r w:rsidR="0050715D">
        <w:rPr>
          <w:rFonts w:ascii="Arial" w:hAnsi="Arial" w:cs="Arial"/>
          <w:sz w:val="22"/>
          <w:szCs w:val="22"/>
        </w:rPr>
        <w:t xml:space="preserve"> </w:t>
      </w:r>
      <w:proofErr w:type="spellStart"/>
      <w:r w:rsidR="0050715D">
        <w:rPr>
          <w:rFonts w:ascii="Arial" w:hAnsi="Arial" w:cs="Arial"/>
          <w:sz w:val="22"/>
          <w:szCs w:val="22"/>
        </w:rPr>
        <w:t>FactoMineR</w:t>
      </w:r>
      <w:proofErr w:type="spellEnd"/>
      <w:r w:rsidR="0050715D">
        <w:rPr>
          <w:rFonts w:ascii="Arial" w:hAnsi="Arial" w:cs="Arial"/>
          <w:sz w:val="22"/>
          <w:szCs w:val="22"/>
        </w:rPr>
        <w:t xml:space="preserve"> is </w:t>
      </w:r>
      <w:r w:rsidR="009421BC">
        <w:rPr>
          <w:rFonts w:ascii="Arial" w:hAnsi="Arial" w:cs="Arial"/>
          <w:sz w:val="22"/>
          <w:szCs w:val="22"/>
        </w:rPr>
        <w:t xml:space="preserve">scalable to </w:t>
      </w:r>
      <w:r w:rsidR="00F60157">
        <w:rPr>
          <w:rFonts w:ascii="Arial" w:hAnsi="Arial" w:cs="Arial"/>
          <w:sz w:val="22"/>
          <w:szCs w:val="22"/>
        </w:rPr>
        <w:t xml:space="preserve">the </w:t>
      </w:r>
      <w:r w:rsidR="009421BC">
        <w:rPr>
          <w:rFonts w:ascii="Arial" w:hAnsi="Arial" w:cs="Arial"/>
          <w:sz w:val="22"/>
          <w:szCs w:val="22"/>
        </w:rPr>
        <w:t>genome scale and</w:t>
      </w:r>
      <w:r w:rsidR="00F60157">
        <w:rPr>
          <w:rFonts w:ascii="Arial" w:hAnsi="Arial" w:cs="Arial"/>
          <w:sz w:val="22"/>
          <w:szCs w:val="22"/>
        </w:rPr>
        <w:t xml:space="preserve"> suitable for</w:t>
      </w:r>
      <w:r w:rsidR="009421BC">
        <w:rPr>
          <w:rFonts w:ascii="Arial" w:hAnsi="Arial" w:cs="Arial"/>
          <w:sz w:val="22"/>
          <w:szCs w:val="22"/>
        </w:rPr>
        <w:t xml:space="preserve"> big data analysis</w:t>
      </w:r>
      <w:r w:rsidR="0050715D">
        <w:rPr>
          <w:rFonts w:ascii="Arial" w:hAnsi="Arial" w:cs="Arial"/>
          <w:sz w:val="22"/>
          <w:szCs w:val="22"/>
        </w:rPr>
        <w:t xml:space="preserve">. </w:t>
      </w:r>
      <w:r w:rsidR="009421BC">
        <w:rPr>
          <w:rFonts w:ascii="Arial" w:hAnsi="Arial" w:cs="Arial"/>
          <w:sz w:val="22"/>
          <w:szCs w:val="22"/>
        </w:rPr>
        <w:t>Moreover</w:t>
      </w:r>
      <w:r w:rsidR="002D3610">
        <w:rPr>
          <w:rFonts w:ascii="Arial" w:hAnsi="Arial" w:cs="Arial"/>
          <w:sz w:val="22"/>
          <w:szCs w:val="22"/>
        </w:rPr>
        <w:t>, it ca</w:t>
      </w:r>
      <w:r w:rsidR="009421BC">
        <w:rPr>
          <w:rFonts w:ascii="Arial" w:hAnsi="Arial" w:cs="Arial"/>
          <w:sz w:val="22"/>
          <w:szCs w:val="22"/>
        </w:rPr>
        <w:t xml:space="preserve">n integrate groups with various number of assays, </w:t>
      </w:r>
      <w:r w:rsidR="00F60157">
        <w:rPr>
          <w:rFonts w:ascii="Arial" w:hAnsi="Arial" w:cs="Arial"/>
          <w:sz w:val="22"/>
          <w:szCs w:val="22"/>
        </w:rPr>
        <w:t>even if only</w:t>
      </w:r>
      <w:r w:rsidR="009421BC">
        <w:rPr>
          <w:rFonts w:ascii="Arial" w:hAnsi="Arial" w:cs="Arial"/>
          <w:sz w:val="22"/>
          <w:szCs w:val="22"/>
        </w:rPr>
        <w:t xml:space="preserve"> a single </w:t>
      </w:r>
      <w:r w:rsidR="009421BC" w:rsidRPr="006F1FD7">
        <w:rPr>
          <w:rFonts w:ascii="Arial" w:hAnsi="Arial" w:cs="Arial"/>
          <w:noProof/>
          <w:sz w:val="22"/>
          <w:szCs w:val="22"/>
        </w:rPr>
        <w:t>assay</w:t>
      </w:r>
      <w:r w:rsidR="00F60157">
        <w:rPr>
          <w:rFonts w:ascii="Arial" w:hAnsi="Arial" w:cs="Arial"/>
          <w:noProof/>
          <w:sz w:val="22"/>
          <w:szCs w:val="22"/>
        </w:rPr>
        <w:t xml:space="preserve"> in a group</w:t>
      </w:r>
      <w:r w:rsidR="009421BC">
        <w:rPr>
          <w:rFonts w:ascii="Arial" w:hAnsi="Arial" w:cs="Arial"/>
          <w:sz w:val="22"/>
          <w:szCs w:val="22"/>
        </w:rPr>
        <w:t xml:space="preserve"> as </w:t>
      </w:r>
      <w:r w:rsidR="00F60157">
        <w:rPr>
          <w:rFonts w:ascii="Arial" w:hAnsi="Arial" w:cs="Arial"/>
          <w:sz w:val="22"/>
          <w:szCs w:val="22"/>
        </w:rPr>
        <w:t>seem</w:t>
      </w:r>
      <w:r w:rsidR="009421BC">
        <w:rPr>
          <w:rFonts w:ascii="Arial" w:hAnsi="Arial" w:cs="Arial"/>
          <w:sz w:val="22"/>
          <w:szCs w:val="22"/>
        </w:rPr>
        <w:t xml:space="preserve"> </w:t>
      </w:r>
      <w:r w:rsidR="00F60157">
        <w:rPr>
          <w:rFonts w:ascii="Arial" w:hAnsi="Arial" w:cs="Arial"/>
          <w:sz w:val="22"/>
          <w:szCs w:val="22"/>
        </w:rPr>
        <w:t>from</w:t>
      </w:r>
      <w:r w:rsidR="002D3610">
        <w:rPr>
          <w:rFonts w:ascii="Arial" w:hAnsi="Arial" w:cs="Arial"/>
          <w:sz w:val="22"/>
          <w:szCs w:val="22"/>
        </w:rPr>
        <w:t xml:space="preserve"> chromatin accessibility and RNA-</w:t>
      </w:r>
      <w:proofErr w:type="spellStart"/>
      <w:r w:rsidR="002D3610">
        <w:rPr>
          <w:rFonts w:ascii="Arial" w:hAnsi="Arial" w:cs="Arial"/>
          <w:sz w:val="22"/>
          <w:szCs w:val="22"/>
        </w:rPr>
        <w:t>seq</w:t>
      </w:r>
      <w:proofErr w:type="spellEnd"/>
      <w:r w:rsidR="00F60157">
        <w:rPr>
          <w:rFonts w:ascii="Arial" w:hAnsi="Arial" w:cs="Arial"/>
          <w:sz w:val="22"/>
          <w:szCs w:val="22"/>
        </w:rPr>
        <w:t xml:space="preserve"> data</w:t>
      </w:r>
      <w:r w:rsidR="002D3610">
        <w:rPr>
          <w:rFonts w:ascii="Arial" w:hAnsi="Arial" w:cs="Arial"/>
          <w:sz w:val="22"/>
          <w:szCs w:val="22"/>
        </w:rPr>
        <w:t xml:space="preserve">. </w:t>
      </w:r>
      <w:r w:rsidR="000D29C6">
        <w:rPr>
          <w:rFonts w:ascii="Arial" w:hAnsi="Arial" w:cs="Arial"/>
          <w:sz w:val="22"/>
          <w:szCs w:val="22"/>
        </w:rPr>
        <w:t xml:space="preserve">Using </w:t>
      </w:r>
      <w:proofErr w:type="spellStart"/>
      <w:r w:rsidR="000D29C6">
        <w:rPr>
          <w:rFonts w:ascii="Arial" w:hAnsi="Arial" w:cs="Arial"/>
          <w:sz w:val="22"/>
          <w:szCs w:val="22"/>
        </w:rPr>
        <w:t>FactoMineR</w:t>
      </w:r>
      <w:proofErr w:type="spellEnd"/>
      <w:r w:rsidR="000D29C6">
        <w:rPr>
          <w:rFonts w:ascii="Arial" w:hAnsi="Arial" w:cs="Arial"/>
          <w:sz w:val="22"/>
          <w:szCs w:val="22"/>
        </w:rPr>
        <w:t>, we will quantif</w:t>
      </w:r>
      <w:r w:rsidR="009421BC">
        <w:rPr>
          <w:rFonts w:ascii="Arial" w:hAnsi="Arial" w:cs="Arial"/>
          <w:sz w:val="22"/>
          <w:szCs w:val="22"/>
        </w:rPr>
        <w:t>y the ENCODE function similarity</w:t>
      </w:r>
      <w:r w:rsidR="00A6193F">
        <w:rPr>
          <w:rFonts w:ascii="Arial" w:hAnsi="Arial" w:cs="Arial"/>
          <w:sz w:val="22"/>
          <w:szCs w:val="22"/>
        </w:rPr>
        <w:t xml:space="preserve"> </w:t>
      </w:r>
      <w:r w:rsidR="000D29C6">
        <w:rPr>
          <w:rFonts w:ascii="Arial" w:hAnsi="Arial" w:cs="Arial"/>
          <w:sz w:val="22"/>
          <w:szCs w:val="22"/>
        </w:rPr>
        <w:t>of an</w:t>
      </w:r>
      <w:r w:rsidR="009421BC">
        <w:rPr>
          <w:rFonts w:ascii="Arial" w:hAnsi="Arial" w:cs="Arial"/>
          <w:sz w:val="22"/>
          <w:szCs w:val="22"/>
        </w:rPr>
        <w:t>y SNP pairs</w:t>
      </w:r>
      <w:r w:rsidR="000D29C6">
        <w:rPr>
          <w:rFonts w:ascii="Arial" w:hAnsi="Arial" w:cs="Arial"/>
          <w:sz w:val="22"/>
          <w:szCs w:val="22"/>
        </w:rPr>
        <w:t xml:space="preserve"> </w:t>
      </w:r>
      <w:r w:rsidR="006C2BAC">
        <w:rPr>
          <w:rFonts w:ascii="Arial" w:hAnsi="Arial" w:cs="Arial"/>
          <w:sz w:val="22"/>
          <w:szCs w:val="22"/>
        </w:rPr>
        <w:t xml:space="preserve">with preprocessed signals </w:t>
      </w:r>
      <w:r w:rsidR="009421BC">
        <w:rPr>
          <w:rFonts w:ascii="Arial" w:hAnsi="Arial" w:cs="Arial"/>
          <w:sz w:val="22"/>
          <w:szCs w:val="22"/>
        </w:rPr>
        <w:t xml:space="preserve">using </w:t>
      </w:r>
      <w:r w:rsidR="00A6193F">
        <w:rPr>
          <w:rFonts w:ascii="Arial" w:hAnsi="Arial" w:cs="Arial"/>
          <w:sz w:val="22"/>
          <w:szCs w:val="22"/>
        </w:rPr>
        <w:t>distance</w:t>
      </w:r>
      <w:r w:rsidR="006C2BAC">
        <w:rPr>
          <w:rFonts w:ascii="Arial" w:hAnsi="Arial" w:cs="Arial"/>
          <w:sz w:val="22"/>
          <w:szCs w:val="22"/>
        </w:rPr>
        <w:t xml:space="preserve"> measurement</w:t>
      </w:r>
      <w:r w:rsidR="009421BC">
        <w:rPr>
          <w:rFonts w:ascii="Arial" w:hAnsi="Arial" w:cs="Arial"/>
          <w:sz w:val="22"/>
          <w:szCs w:val="22"/>
        </w:rPr>
        <w:t xml:space="preserve"> that is inverse with </w:t>
      </w:r>
      <w:r w:rsidR="006C2BAC">
        <w:rPr>
          <w:rFonts w:ascii="Arial" w:hAnsi="Arial" w:cs="Arial"/>
          <w:sz w:val="22"/>
          <w:szCs w:val="22"/>
        </w:rPr>
        <w:t xml:space="preserve">the </w:t>
      </w:r>
      <w:r w:rsidR="009421BC">
        <w:rPr>
          <w:rFonts w:ascii="Arial" w:hAnsi="Arial" w:cs="Arial"/>
          <w:sz w:val="22"/>
          <w:szCs w:val="22"/>
        </w:rPr>
        <w:t>similarity</w:t>
      </w:r>
      <w:r w:rsidR="006C2BAC">
        <w:rPr>
          <w:rFonts w:ascii="Arial" w:hAnsi="Arial" w:cs="Arial"/>
          <w:sz w:val="22"/>
          <w:szCs w:val="22"/>
        </w:rPr>
        <w:t xml:space="preserve"> measurement</w:t>
      </w:r>
      <w:r w:rsidR="009421BC">
        <w:rPr>
          <w:rFonts w:ascii="Arial" w:hAnsi="Arial" w:cs="Arial"/>
          <w:sz w:val="22"/>
          <w:szCs w:val="22"/>
        </w:rPr>
        <w:t xml:space="preserve">. </w:t>
      </w:r>
      <w:r w:rsidR="00FA54BA">
        <w:rPr>
          <w:rFonts w:ascii="Arial" w:hAnsi="Arial" w:cs="Arial"/>
          <w:sz w:val="22"/>
          <w:szCs w:val="22"/>
        </w:rPr>
        <w:t>For each cell type, t</w:t>
      </w:r>
      <w:r w:rsidR="009421BC">
        <w:rPr>
          <w:rFonts w:ascii="Arial" w:hAnsi="Arial" w:cs="Arial"/>
          <w:sz w:val="22"/>
          <w:szCs w:val="22"/>
        </w:rPr>
        <w:t xml:space="preserve">he </w:t>
      </w:r>
      <w:r w:rsidR="00FA54BA">
        <w:rPr>
          <w:rFonts w:ascii="Arial" w:hAnsi="Arial" w:cs="Arial"/>
          <w:sz w:val="22"/>
          <w:szCs w:val="22"/>
        </w:rPr>
        <w:t xml:space="preserve">MFA based </w:t>
      </w:r>
      <w:r w:rsidR="009421BC">
        <w:rPr>
          <w:rFonts w:ascii="Arial" w:hAnsi="Arial" w:cs="Arial"/>
          <w:sz w:val="22"/>
          <w:szCs w:val="22"/>
        </w:rPr>
        <w:t>algorithm consists of</w:t>
      </w:r>
      <w:r w:rsidR="000D29C6">
        <w:rPr>
          <w:rFonts w:ascii="Arial" w:hAnsi="Arial" w:cs="Arial"/>
          <w:sz w:val="22"/>
          <w:szCs w:val="22"/>
        </w:rPr>
        <w:t xml:space="preserve"> the following </w:t>
      </w:r>
      <w:r w:rsidR="009421BC">
        <w:rPr>
          <w:rFonts w:ascii="Arial" w:hAnsi="Arial" w:cs="Arial"/>
          <w:sz w:val="22"/>
          <w:szCs w:val="22"/>
        </w:rPr>
        <w:t xml:space="preserve">five </w:t>
      </w:r>
      <w:r w:rsidR="000D29C6">
        <w:rPr>
          <w:rFonts w:ascii="Arial" w:hAnsi="Arial" w:cs="Arial"/>
          <w:sz w:val="22"/>
          <w:szCs w:val="22"/>
        </w:rPr>
        <w:t xml:space="preserve">steps. </w:t>
      </w:r>
    </w:p>
    <w:p w14:paraId="059D1986" w14:textId="44614D17" w:rsidR="000D29C6" w:rsidRPr="000D29C6" w:rsidRDefault="00912E81" w:rsidP="00EB19ED">
      <w:pPr>
        <w:pStyle w:val="ListParagraph"/>
        <w:numPr>
          <w:ilvl w:val="0"/>
          <w:numId w:val="1"/>
        </w:numPr>
        <w:spacing w:before="120"/>
        <w:rPr>
          <w:rFonts w:ascii="Arial" w:hAnsi="Arial" w:cs="Arial"/>
          <w:sz w:val="22"/>
          <w:szCs w:val="22"/>
        </w:rPr>
      </w:pPr>
      <w:r>
        <w:rPr>
          <w:rFonts w:ascii="Arial" w:hAnsi="Arial" w:cs="Arial"/>
          <w:sz w:val="22"/>
          <w:szCs w:val="22"/>
        </w:rPr>
        <w:t xml:space="preserve">Conduct MFA on each </w:t>
      </w:r>
      <w:r w:rsidR="000D29C6" w:rsidRPr="000D29C6">
        <w:rPr>
          <w:rFonts w:ascii="Arial" w:hAnsi="Arial" w:cs="Arial"/>
          <w:sz w:val="22"/>
          <w:szCs w:val="22"/>
        </w:rPr>
        <w:t>matrix</w:t>
      </w:r>
      <w:r>
        <w:rPr>
          <w:rFonts w:ascii="Arial" w:hAnsi="Arial" w:cs="Arial"/>
          <w:sz w:val="22"/>
          <w:szCs w:val="22"/>
        </w:rPr>
        <w:t xml:space="preserve"> </w:t>
      </w:r>
      <w:r w:rsidRPr="006F1FD7">
        <w:rPr>
          <w:rFonts w:ascii="Arial" w:hAnsi="Arial" w:cs="Arial"/>
          <w:noProof/>
          <w:sz w:val="22"/>
          <w:szCs w:val="22"/>
        </w:rPr>
        <w:t>consisting</w:t>
      </w:r>
      <w:r>
        <w:rPr>
          <w:rFonts w:ascii="Arial" w:hAnsi="Arial" w:cs="Arial"/>
          <w:sz w:val="22"/>
          <w:szCs w:val="22"/>
        </w:rPr>
        <w:t xml:space="preserve"> of multiple types of ENCODE assays</w:t>
      </w:r>
      <w:r w:rsidR="000D29C6" w:rsidRPr="000D29C6">
        <w:rPr>
          <w:rFonts w:ascii="Arial" w:hAnsi="Arial" w:cs="Arial"/>
          <w:sz w:val="22"/>
          <w:szCs w:val="22"/>
        </w:rPr>
        <w:t xml:space="preserve"> f</w:t>
      </w:r>
      <w:r w:rsidR="0016273C">
        <w:rPr>
          <w:rFonts w:ascii="Arial" w:hAnsi="Arial" w:cs="Arial"/>
          <w:sz w:val="22"/>
          <w:szCs w:val="22"/>
        </w:rPr>
        <w:t>rom</w:t>
      </w:r>
      <w:r w:rsidR="000D29C6" w:rsidRPr="000D29C6">
        <w:rPr>
          <w:rFonts w:ascii="Arial" w:hAnsi="Arial" w:cs="Arial"/>
          <w:sz w:val="22"/>
          <w:szCs w:val="22"/>
        </w:rPr>
        <w:t xml:space="preserve"> a cell</w:t>
      </w:r>
      <w:r w:rsidR="00383545">
        <w:rPr>
          <w:rFonts w:ascii="Arial" w:hAnsi="Arial" w:cs="Arial"/>
          <w:sz w:val="22"/>
          <w:szCs w:val="22"/>
        </w:rPr>
        <w:t xml:space="preserve"> line,</w:t>
      </w:r>
      <w:r w:rsidR="000D29C6">
        <w:rPr>
          <w:rFonts w:ascii="Arial" w:hAnsi="Arial" w:cs="Arial"/>
          <w:sz w:val="22"/>
          <w:szCs w:val="22"/>
        </w:rPr>
        <w:t xml:space="preserve"> using</w:t>
      </w:r>
      <w:r w:rsidR="0016273C">
        <w:rPr>
          <w:rFonts w:ascii="Arial" w:hAnsi="Arial" w:cs="Arial"/>
          <w:sz w:val="22"/>
          <w:szCs w:val="22"/>
        </w:rPr>
        <w:t xml:space="preserve"> the</w:t>
      </w:r>
      <w:r w:rsidR="00CF348B">
        <w:rPr>
          <w:rFonts w:ascii="Arial" w:hAnsi="Arial" w:cs="Arial"/>
          <w:sz w:val="22"/>
          <w:szCs w:val="22"/>
        </w:rPr>
        <w:t xml:space="preserve"> top</w:t>
      </w:r>
      <w:r w:rsidR="002A0643">
        <w:rPr>
          <w:rFonts w:ascii="Arial" w:hAnsi="Arial" w:cs="Arial"/>
          <w:sz w:val="22"/>
          <w:szCs w:val="22"/>
        </w:rPr>
        <w:t xml:space="preserve"> common</w:t>
      </w:r>
      <w:r w:rsidR="00383545">
        <w:rPr>
          <w:rFonts w:ascii="Arial" w:hAnsi="Arial" w:cs="Arial"/>
          <w:sz w:val="22"/>
          <w:szCs w:val="22"/>
        </w:rPr>
        <w:t xml:space="preserve"> factors</w:t>
      </w:r>
      <w:r w:rsidR="00C12982">
        <w:rPr>
          <w:rFonts w:ascii="Arial" w:hAnsi="Arial" w:cs="Arial"/>
          <w:sz w:val="22"/>
          <w:szCs w:val="22"/>
        </w:rPr>
        <w:t xml:space="preserve"> that account for at least 75% of the variances</w:t>
      </w:r>
      <w:r w:rsidR="002A0643">
        <w:rPr>
          <w:rFonts w:ascii="Arial" w:hAnsi="Arial" w:cs="Arial"/>
          <w:sz w:val="22"/>
          <w:szCs w:val="22"/>
        </w:rPr>
        <w:t xml:space="preserve"> of the data </w:t>
      </w:r>
      <w:proofErr w:type="gramStart"/>
      <w:r w:rsidR="002A0643">
        <w:rPr>
          <w:rFonts w:ascii="Arial" w:hAnsi="Arial" w:cs="Arial"/>
          <w:sz w:val="22"/>
          <w:szCs w:val="22"/>
        </w:rPr>
        <w:t>matrix</w:t>
      </w:r>
      <w:r w:rsidR="00383545">
        <w:rPr>
          <w:rFonts w:ascii="Arial" w:hAnsi="Arial" w:cs="Arial"/>
          <w:sz w:val="22"/>
          <w:szCs w:val="22"/>
        </w:rPr>
        <w:t xml:space="preserve"> .</w:t>
      </w:r>
      <w:proofErr w:type="gramEnd"/>
      <w:r w:rsidR="00383545">
        <w:rPr>
          <w:rFonts w:ascii="Arial" w:hAnsi="Arial" w:cs="Arial"/>
          <w:sz w:val="22"/>
          <w:szCs w:val="22"/>
        </w:rPr>
        <w:t xml:space="preserve"> </w:t>
      </w:r>
    </w:p>
    <w:p w14:paraId="129FD522" w14:textId="6367EBF3" w:rsidR="000D29C6" w:rsidRDefault="000D29C6" w:rsidP="000D29C6">
      <w:pPr>
        <w:pStyle w:val="ListParagraph"/>
        <w:numPr>
          <w:ilvl w:val="0"/>
          <w:numId w:val="1"/>
        </w:numPr>
        <w:rPr>
          <w:rFonts w:ascii="Arial" w:hAnsi="Arial" w:cs="Arial"/>
          <w:sz w:val="22"/>
          <w:szCs w:val="22"/>
        </w:rPr>
      </w:pPr>
      <w:r>
        <w:rPr>
          <w:rFonts w:ascii="Arial" w:hAnsi="Arial" w:cs="Arial"/>
          <w:sz w:val="22"/>
          <w:szCs w:val="22"/>
        </w:rPr>
        <w:t>Project each</w:t>
      </w:r>
      <w:r w:rsidR="004343F1">
        <w:rPr>
          <w:rFonts w:ascii="Arial" w:hAnsi="Arial" w:cs="Arial"/>
          <w:sz w:val="22"/>
          <w:szCs w:val="22"/>
        </w:rPr>
        <w:t xml:space="preserve"> SNP</w:t>
      </w:r>
      <w:r w:rsidR="002A0643">
        <w:rPr>
          <w:rFonts w:ascii="Arial" w:hAnsi="Arial" w:cs="Arial"/>
          <w:sz w:val="22"/>
          <w:szCs w:val="22"/>
        </w:rPr>
        <w:t>,</w:t>
      </w:r>
      <w:r w:rsidR="004343F1">
        <w:rPr>
          <w:rFonts w:ascii="Arial" w:hAnsi="Arial" w:cs="Arial"/>
          <w:sz w:val="22"/>
          <w:szCs w:val="22"/>
        </w:rPr>
        <w:t xml:space="preserve"> corresponding</w:t>
      </w:r>
      <w:r w:rsidR="00DF040B">
        <w:rPr>
          <w:rFonts w:ascii="Arial" w:hAnsi="Arial" w:cs="Arial"/>
          <w:sz w:val="22"/>
          <w:szCs w:val="22"/>
        </w:rPr>
        <w:t xml:space="preserve"> to</w:t>
      </w:r>
      <w:r w:rsidR="004343F1">
        <w:rPr>
          <w:rFonts w:ascii="Arial" w:hAnsi="Arial" w:cs="Arial"/>
          <w:sz w:val="22"/>
          <w:szCs w:val="22"/>
        </w:rPr>
        <w:t xml:space="preserve"> a</w:t>
      </w:r>
      <w:r>
        <w:rPr>
          <w:rFonts w:ascii="Arial" w:hAnsi="Arial" w:cs="Arial"/>
          <w:sz w:val="22"/>
          <w:szCs w:val="22"/>
        </w:rPr>
        <w:t xml:space="preserve"> row of </w:t>
      </w:r>
      <w:r w:rsidR="004343F1">
        <w:rPr>
          <w:rFonts w:ascii="Arial" w:hAnsi="Arial" w:cs="Arial"/>
          <w:sz w:val="22"/>
          <w:szCs w:val="22"/>
        </w:rPr>
        <w:t>the matrix</w:t>
      </w:r>
      <w:r w:rsidR="002A0643">
        <w:rPr>
          <w:rFonts w:ascii="Arial" w:hAnsi="Arial" w:cs="Arial"/>
          <w:sz w:val="22"/>
          <w:szCs w:val="22"/>
        </w:rPr>
        <w:t>,</w:t>
      </w:r>
      <w:r w:rsidR="004343F1">
        <w:rPr>
          <w:rFonts w:ascii="Arial" w:hAnsi="Arial" w:cs="Arial"/>
          <w:sz w:val="22"/>
          <w:szCs w:val="22"/>
        </w:rPr>
        <w:t xml:space="preserve"> into a point </w:t>
      </w:r>
      <w:r w:rsidR="002A0643">
        <w:rPr>
          <w:rFonts w:ascii="Arial" w:hAnsi="Arial" w:cs="Arial"/>
          <w:sz w:val="22"/>
          <w:szCs w:val="22"/>
        </w:rPr>
        <w:t>on the space consisting of</w:t>
      </w:r>
      <w:r>
        <w:rPr>
          <w:rFonts w:ascii="Arial" w:hAnsi="Arial" w:cs="Arial"/>
          <w:sz w:val="22"/>
          <w:szCs w:val="22"/>
        </w:rPr>
        <w:t xml:space="preserve"> the</w:t>
      </w:r>
      <w:r w:rsidR="004343F1">
        <w:rPr>
          <w:rFonts w:ascii="Arial" w:hAnsi="Arial" w:cs="Arial"/>
          <w:sz w:val="22"/>
          <w:szCs w:val="22"/>
        </w:rPr>
        <w:t xml:space="preserve"> </w:t>
      </w:r>
      <w:r w:rsidR="002A0643">
        <w:rPr>
          <w:rFonts w:ascii="Arial" w:hAnsi="Arial" w:cs="Arial"/>
          <w:sz w:val="22"/>
          <w:szCs w:val="22"/>
        </w:rPr>
        <w:t>top</w:t>
      </w:r>
      <w:r>
        <w:rPr>
          <w:rFonts w:ascii="Arial" w:hAnsi="Arial" w:cs="Arial"/>
          <w:sz w:val="22"/>
          <w:szCs w:val="22"/>
        </w:rPr>
        <w:t xml:space="preserve"> comm</w:t>
      </w:r>
      <w:r w:rsidR="004343F1">
        <w:rPr>
          <w:rFonts w:ascii="Arial" w:hAnsi="Arial" w:cs="Arial"/>
          <w:sz w:val="22"/>
          <w:szCs w:val="22"/>
        </w:rPr>
        <w:t>on factors identified</w:t>
      </w:r>
      <w:r w:rsidR="002A0643">
        <w:rPr>
          <w:rFonts w:ascii="Arial" w:hAnsi="Arial" w:cs="Arial"/>
          <w:sz w:val="22"/>
          <w:szCs w:val="22"/>
        </w:rPr>
        <w:t xml:space="preserve"> in Step 1)</w:t>
      </w:r>
      <w:r w:rsidR="004343F1">
        <w:rPr>
          <w:rFonts w:ascii="Arial" w:hAnsi="Arial" w:cs="Arial"/>
          <w:sz w:val="22"/>
          <w:szCs w:val="22"/>
        </w:rPr>
        <w:t xml:space="preserve">. </w:t>
      </w:r>
      <w:proofErr w:type="spellStart"/>
      <w:r w:rsidR="004343F1">
        <w:rPr>
          <w:rFonts w:ascii="Arial" w:hAnsi="Arial" w:cs="Arial"/>
          <w:sz w:val="22"/>
          <w:szCs w:val="22"/>
        </w:rPr>
        <w:t>FactoMineR</w:t>
      </w:r>
      <w:proofErr w:type="spellEnd"/>
      <w:r w:rsidR="004343F1">
        <w:rPr>
          <w:rFonts w:ascii="Arial" w:hAnsi="Arial" w:cs="Arial"/>
          <w:sz w:val="22"/>
          <w:szCs w:val="22"/>
        </w:rPr>
        <w:t xml:space="preserve"> </w:t>
      </w:r>
      <w:r w:rsidR="002A0643">
        <w:rPr>
          <w:rFonts w:ascii="Arial" w:hAnsi="Arial" w:cs="Arial"/>
          <w:sz w:val="22"/>
          <w:szCs w:val="22"/>
        </w:rPr>
        <w:t>supports</w:t>
      </w:r>
      <w:r w:rsidR="00A1742A">
        <w:rPr>
          <w:rFonts w:ascii="Arial" w:hAnsi="Arial" w:cs="Arial"/>
          <w:sz w:val="22"/>
          <w:szCs w:val="22"/>
        </w:rPr>
        <w:t xml:space="preserve"> and outputs</w:t>
      </w:r>
      <w:r w:rsidR="004343F1">
        <w:rPr>
          <w:rFonts w:ascii="Arial" w:hAnsi="Arial" w:cs="Arial"/>
          <w:sz w:val="22"/>
          <w:szCs w:val="22"/>
        </w:rPr>
        <w:t xml:space="preserve"> this mapping</w:t>
      </w:r>
      <w:r w:rsidR="00A1742A">
        <w:rPr>
          <w:rFonts w:ascii="Arial" w:hAnsi="Arial" w:cs="Arial"/>
          <w:sz w:val="22"/>
          <w:szCs w:val="22"/>
        </w:rPr>
        <w:t xml:space="preserve"> for any SNP</w:t>
      </w:r>
      <w:r w:rsidR="004343F1">
        <w:rPr>
          <w:rFonts w:ascii="Arial" w:hAnsi="Arial" w:cs="Arial"/>
          <w:sz w:val="22"/>
          <w:szCs w:val="22"/>
        </w:rPr>
        <w:t xml:space="preserve">. </w:t>
      </w:r>
    </w:p>
    <w:p w14:paraId="30B2AAF9" w14:textId="24D3C390" w:rsidR="00944D14" w:rsidRDefault="00944D14" w:rsidP="000D29C6">
      <w:pPr>
        <w:pStyle w:val="ListParagraph"/>
        <w:numPr>
          <w:ilvl w:val="0"/>
          <w:numId w:val="1"/>
        </w:numPr>
        <w:rPr>
          <w:rFonts w:ascii="Arial" w:hAnsi="Arial" w:cs="Arial"/>
          <w:sz w:val="22"/>
          <w:szCs w:val="22"/>
        </w:rPr>
      </w:pPr>
      <w:r>
        <w:rPr>
          <w:rFonts w:ascii="Arial" w:hAnsi="Arial" w:cs="Arial"/>
          <w:sz w:val="22"/>
          <w:szCs w:val="22"/>
        </w:rPr>
        <w:t>Calculate the</w:t>
      </w:r>
      <w:r w:rsidR="004343F1">
        <w:rPr>
          <w:rFonts w:ascii="Arial" w:hAnsi="Arial" w:cs="Arial"/>
          <w:sz w:val="22"/>
          <w:szCs w:val="22"/>
        </w:rPr>
        <w:t xml:space="preserve"> Euclidean</w:t>
      </w:r>
      <w:r>
        <w:rPr>
          <w:rFonts w:ascii="Arial" w:hAnsi="Arial" w:cs="Arial"/>
          <w:sz w:val="22"/>
          <w:szCs w:val="22"/>
        </w:rPr>
        <w:t xml:space="preserve"> distance between any pair of SNPs</w:t>
      </w:r>
      <w:r w:rsidR="00A1742A">
        <w:rPr>
          <w:rFonts w:ascii="Arial" w:hAnsi="Arial" w:cs="Arial"/>
          <w:sz w:val="22"/>
          <w:szCs w:val="22"/>
        </w:rPr>
        <w:t xml:space="preserve"> in the common factor space</w:t>
      </w:r>
      <w:r w:rsidR="004343F1">
        <w:rPr>
          <w:rFonts w:ascii="Arial" w:hAnsi="Arial" w:cs="Arial"/>
          <w:sz w:val="22"/>
          <w:szCs w:val="22"/>
        </w:rPr>
        <w:t xml:space="preserve"> </w:t>
      </w:r>
    </w:p>
    <w:p w14:paraId="4CEF04A5" w14:textId="6F5356A8" w:rsidR="00A6193F" w:rsidRDefault="00A1742A" w:rsidP="000D29C6">
      <w:pPr>
        <w:pStyle w:val="ListParagraph"/>
        <w:numPr>
          <w:ilvl w:val="0"/>
          <w:numId w:val="1"/>
        </w:numPr>
        <w:rPr>
          <w:rFonts w:ascii="Arial" w:hAnsi="Arial" w:cs="Arial"/>
          <w:sz w:val="22"/>
          <w:szCs w:val="22"/>
        </w:rPr>
      </w:pPr>
      <w:r>
        <w:rPr>
          <w:rFonts w:ascii="Arial" w:hAnsi="Arial" w:cs="Arial"/>
          <w:noProof/>
          <w:sz w:val="22"/>
          <w:szCs w:val="22"/>
        </w:rPr>
        <w:t>For</w:t>
      </w:r>
      <w:r w:rsidR="004343F1" w:rsidRPr="006F1FD7">
        <w:rPr>
          <w:rFonts w:ascii="Arial" w:hAnsi="Arial" w:cs="Arial"/>
          <w:noProof/>
          <w:sz w:val="22"/>
          <w:szCs w:val="22"/>
        </w:rPr>
        <w:t xml:space="preserve"> multiple cell lines</w:t>
      </w:r>
      <w:r w:rsidR="00D461B2" w:rsidRPr="006F1FD7">
        <w:rPr>
          <w:rFonts w:ascii="Arial" w:hAnsi="Arial" w:cs="Arial"/>
          <w:noProof/>
          <w:sz w:val="22"/>
          <w:szCs w:val="22"/>
        </w:rPr>
        <w:t xml:space="preserve"> of</w:t>
      </w:r>
      <w:r w:rsidR="004343F1" w:rsidRPr="006F1FD7">
        <w:rPr>
          <w:rFonts w:ascii="Arial" w:hAnsi="Arial" w:cs="Arial"/>
          <w:noProof/>
          <w:sz w:val="22"/>
          <w:szCs w:val="22"/>
        </w:rPr>
        <w:t xml:space="preserve"> </w:t>
      </w:r>
      <w:r>
        <w:rPr>
          <w:rFonts w:ascii="Arial" w:hAnsi="Arial" w:cs="Arial"/>
          <w:noProof/>
          <w:sz w:val="22"/>
          <w:szCs w:val="22"/>
        </w:rPr>
        <w:t>a</w:t>
      </w:r>
      <w:r w:rsidR="004343F1" w:rsidRPr="006F1FD7">
        <w:rPr>
          <w:rFonts w:ascii="Arial" w:hAnsi="Arial" w:cs="Arial"/>
          <w:noProof/>
          <w:sz w:val="22"/>
          <w:szCs w:val="22"/>
        </w:rPr>
        <w:t xml:space="preserve"> cell type</w:t>
      </w:r>
      <w:r w:rsidR="00D461B2" w:rsidRPr="006F1FD7">
        <w:rPr>
          <w:rFonts w:ascii="Arial" w:hAnsi="Arial" w:cs="Arial"/>
          <w:noProof/>
          <w:sz w:val="22"/>
          <w:szCs w:val="22"/>
        </w:rPr>
        <w:t xml:space="preserve"> in</w:t>
      </w:r>
      <w:r>
        <w:rPr>
          <w:rFonts w:ascii="Arial" w:hAnsi="Arial" w:cs="Arial"/>
          <w:noProof/>
          <w:sz w:val="22"/>
          <w:szCs w:val="22"/>
        </w:rPr>
        <w:t xml:space="preserve"> the</w:t>
      </w:r>
      <w:r w:rsidR="00D461B2" w:rsidRPr="006F1FD7">
        <w:rPr>
          <w:rFonts w:ascii="Arial" w:hAnsi="Arial" w:cs="Arial"/>
          <w:noProof/>
          <w:sz w:val="22"/>
          <w:szCs w:val="22"/>
        </w:rPr>
        <w:t xml:space="preserve"> ENCODE</w:t>
      </w:r>
      <w:r>
        <w:rPr>
          <w:rFonts w:ascii="Arial" w:hAnsi="Arial" w:cs="Arial"/>
          <w:noProof/>
          <w:sz w:val="22"/>
          <w:szCs w:val="22"/>
        </w:rPr>
        <w:t xml:space="preserve"> data</w:t>
      </w:r>
      <w:r w:rsidR="00944D14" w:rsidRPr="006F1FD7">
        <w:rPr>
          <w:rFonts w:ascii="Arial" w:hAnsi="Arial" w:cs="Arial"/>
          <w:noProof/>
          <w:sz w:val="22"/>
          <w:szCs w:val="22"/>
        </w:rPr>
        <w:t xml:space="preserve">, </w:t>
      </w:r>
      <w:r>
        <w:rPr>
          <w:rFonts w:ascii="Arial" w:hAnsi="Arial" w:cs="Arial"/>
          <w:noProof/>
          <w:sz w:val="22"/>
          <w:szCs w:val="22"/>
        </w:rPr>
        <w:t>such as</w:t>
      </w:r>
      <w:r w:rsidR="00944D14" w:rsidRPr="006F1FD7">
        <w:rPr>
          <w:noProof/>
        </w:rPr>
        <w:t xml:space="preserve"> </w:t>
      </w:r>
      <w:r w:rsidR="00944D14" w:rsidRPr="006F1FD7">
        <w:rPr>
          <w:rFonts w:ascii="Arial" w:hAnsi="Arial" w:cs="Arial"/>
          <w:noProof/>
          <w:sz w:val="22"/>
          <w:szCs w:val="22"/>
        </w:rPr>
        <w:t>lymphoblastoid</w:t>
      </w:r>
      <w:r w:rsidR="00261711" w:rsidRPr="006F1FD7">
        <w:rPr>
          <w:rFonts w:ascii="Arial" w:hAnsi="Arial" w:cs="Arial"/>
          <w:noProof/>
          <w:sz w:val="22"/>
          <w:szCs w:val="22"/>
        </w:rPr>
        <w:t xml:space="preserve"> </w:t>
      </w:r>
      <w:r w:rsidR="00944D14" w:rsidRPr="006F1FD7">
        <w:rPr>
          <w:rFonts w:ascii="Arial" w:hAnsi="Arial" w:cs="Arial"/>
          <w:noProof/>
          <w:sz w:val="22"/>
          <w:szCs w:val="22"/>
        </w:rPr>
        <w:t xml:space="preserve">cells, </w:t>
      </w:r>
      <w:r w:rsidR="00A6193F" w:rsidRPr="006F1FD7">
        <w:rPr>
          <w:rFonts w:ascii="Arial" w:hAnsi="Arial" w:cs="Arial"/>
          <w:noProof/>
          <w:sz w:val="22"/>
          <w:szCs w:val="22"/>
        </w:rPr>
        <w:t xml:space="preserve">calculate step 1 to 3 separately </w:t>
      </w:r>
      <w:r w:rsidR="00141BA1" w:rsidRPr="006F1FD7">
        <w:rPr>
          <w:rFonts w:ascii="Arial" w:hAnsi="Arial" w:cs="Arial"/>
          <w:noProof/>
          <w:sz w:val="22"/>
          <w:szCs w:val="22"/>
        </w:rPr>
        <w:t xml:space="preserve">for each cell line </w:t>
      </w:r>
      <w:r w:rsidR="00A6193F" w:rsidRPr="006F1FD7">
        <w:rPr>
          <w:rFonts w:ascii="Arial" w:hAnsi="Arial" w:cs="Arial"/>
          <w:noProof/>
          <w:sz w:val="22"/>
          <w:szCs w:val="22"/>
        </w:rPr>
        <w:t xml:space="preserve">and </w:t>
      </w:r>
      <w:r w:rsidR="00944D14" w:rsidRPr="006F1FD7">
        <w:rPr>
          <w:rFonts w:ascii="Arial" w:hAnsi="Arial" w:cs="Arial"/>
          <w:noProof/>
          <w:sz w:val="22"/>
          <w:szCs w:val="22"/>
        </w:rPr>
        <w:t>average the distance</w:t>
      </w:r>
      <w:r w:rsidR="004343F1" w:rsidRPr="006F1FD7">
        <w:rPr>
          <w:rFonts w:ascii="Arial" w:hAnsi="Arial" w:cs="Arial"/>
          <w:noProof/>
          <w:sz w:val="22"/>
          <w:szCs w:val="22"/>
        </w:rPr>
        <w:t xml:space="preserve"> </w:t>
      </w:r>
      <w:r>
        <w:rPr>
          <w:rFonts w:ascii="Arial" w:hAnsi="Arial" w:cs="Arial"/>
          <w:noProof/>
          <w:sz w:val="22"/>
          <w:szCs w:val="22"/>
        </w:rPr>
        <w:t>on</w:t>
      </w:r>
      <w:r w:rsidR="004343F1" w:rsidRPr="006F1FD7">
        <w:rPr>
          <w:rFonts w:ascii="Arial" w:hAnsi="Arial" w:cs="Arial"/>
          <w:noProof/>
          <w:sz w:val="22"/>
          <w:szCs w:val="22"/>
        </w:rPr>
        <w:t xml:space="preserve"> all cell lines of the same type for each SNP pair</w:t>
      </w:r>
      <w:r w:rsidR="00944D14" w:rsidRPr="006F1FD7">
        <w:rPr>
          <w:rFonts w:ascii="Arial" w:hAnsi="Arial" w:cs="Arial"/>
          <w:noProof/>
          <w:sz w:val="22"/>
          <w:szCs w:val="22"/>
        </w:rPr>
        <w:t>, even if the</w:t>
      </w:r>
      <w:r w:rsidR="004343F1" w:rsidRPr="006F1FD7">
        <w:rPr>
          <w:rFonts w:ascii="Arial" w:hAnsi="Arial" w:cs="Arial"/>
          <w:noProof/>
          <w:sz w:val="22"/>
          <w:szCs w:val="22"/>
        </w:rPr>
        <w:t xml:space="preserve"> </w:t>
      </w:r>
      <w:r>
        <w:rPr>
          <w:rFonts w:ascii="Arial" w:hAnsi="Arial" w:cs="Arial"/>
          <w:noProof/>
          <w:sz w:val="22"/>
          <w:szCs w:val="22"/>
        </w:rPr>
        <w:t>completed</w:t>
      </w:r>
      <w:r w:rsidR="00944D14" w:rsidRPr="006F1FD7">
        <w:rPr>
          <w:rFonts w:ascii="Arial" w:hAnsi="Arial" w:cs="Arial"/>
          <w:noProof/>
          <w:sz w:val="22"/>
          <w:szCs w:val="22"/>
        </w:rPr>
        <w:t xml:space="preserve"> </w:t>
      </w:r>
      <w:r w:rsidR="004343F1" w:rsidRPr="006F1FD7">
        <w:rPr>
          <w:rFonts w:ascii="Arial" w:hAnsi="Arial" w:cs="Arial"/>
          <w:noProof/>
          <w:sz w:val="22"/>
          <w:szCs w:val="22"/>
        </w:rPr>
        <w:t xml:space="preserve">assays </w:t>
      </w:r>
      <w:r w:rsidR="00D31EE1">
        <w:rPr>
          <w:rFonts w:ascii="Arial" w:hAnsi="Arial" w:cs="Arial"/>
          <w:noProof/>
          <w:sz w:val="22"/>
          <w:szCs w:val="22"/>
        </w:rPr>
        <w:t>are different</w:t>
      </w:r>
      <w:r w:rsidR="004343F1" w:rsidRPr="006F1FD7">
        <w:rPr>
          <w:rFonts w:ascii="Arial" w:hAnsi="Arial" w:cs="Arial"/>
          <w:noProof/>
          <w:sz w:val="22"/>
          <w:szCs w:val="22"/>
        </w:rPr>
        <w:t xml:space="preserve"> across</w:t>
      </w:r>
      <w:r w:rsidR="00944D14" w:rsidRPr="006F1FD7">
        <w:rPr>
          <w:rFonts w:ascii="Arial" w:hAnsi="Arial" w:cs="Arial"/>
          <w:noProof/>
          <w:sz w:val="22"/>
          <w:szCs w:val="22"/>
        </w:rPr>
        <w:t xml:space="preserve"> </w:t>
      </w:r>
      <w:r w:rsidR="00D31EE1">
        <w:rPr>
          <w:rFonts w:ascii="Arial" w:hAnsi="Arial" w:cs="Arial"/>
          <w:noProof/>
          <w:sz w:val="22"/>
          <w:szCs w:val="22"/>
        </w:rPr>
        <w:t xml:space="preserve">these </w:t>
      </w:r>
      <w:r w:rsidR="004343F1" w:rsidRPr="006F1FD7">
        <w:rPr>
          <w:rFonts w:ascii="Arial" w:hAnsi="Arial" w:cs="Arial"/>
          <w:noProof/>
          <w:sz w:val="22"/>
          <w:szCs w:val="22"/>
        </w:rPr>
        <w:t>cell lines</w:t>
      </w:r>
      <w:r w:rsidR="00944D14" w:rsidRPr="006F1FD7">
        <w:rPr>
          <w:rFonts w:ascii="Arial" w:hAnsi="Arial" w:cs="Arial"/>
          <w:noProof/>
          <w:sz w:val="22"/>
          <w:szCs w:val="22"/>
        </w:rPr>
        <w:t>.</w:t>
      </w:r>
      <w:r w:rsidR="00944D14">
        <w:rPr>
          <w:rFonts w:ascii="Arial" w:hAnsi="Arial" w:cs="Arial"/>
          <w:sz w:val="22"/>
          <w:szCs w:val="22"/>
        </w:rPr>
        <w:t xml:space="preserve">  </w:t>
      </w:r>
    </w:p>
    <w:p w14:paraId="0FF912AE" w14:textId="3A8EDA21" w:rsidR="00847B3A" w:rsidRDefault="00A6193F" w:rsidP="00621F78">
      <w:pPr>
        <w:pStyle w:val="ListParagraph"/>
        <w:numPr>
          <w:ilvl w:val="0"/>
          <w:numId w:val="1"/>
        </w:numPr>
        <w:rPr>
          <w:rFonts w:ascii="Arial" w:hAnsi="Arial" w:cs="Arial"/>
          <w:sz w:val="22"/>
          <w:szCs w:val="22"/>
        </w:rPr>
      </w:pPr>
      <w:r>
        <w:rPr>
          <w:rFonts w:ascii="Arial" w:hAnsi="Arial" w:cs="Arial"/>
          <w:sz w:val="22"/>
          <w:szCs w:val="22"/>
        </w:rPr>
        <w:lastRenderedPageBreak/>
        <w:t xml:space="preserve">For </w:t>
      </w:r>
      <w:r w:rsidRPr="006F1FD7">
        <w:rPr>
          <w:rFonts w:ascii="Arial" w:hAnsi="Arial" w:cs="Arial"/>
          <w:noProof/>
          <w:sz w:val="22"/>
          <w:szCs w:val="22"/>
        </w:rPr>
        <w:t>different</w:t>
      </w:r>
      <w:r>
        <w:rPr>
          <w:rFonts w:ascii="Arial" w:hAnsi="Arial" w:cs="Arial"/>
          <w:sz w:val="22"/>
          <w:szCs w:val="22"/>
        </w:rPr>
        <w:t xml:space="preserve"> </w:t>
      </w:r>
      <w:r w:rsidRPr="006F1FD7">
        <w:rPr>
          <w:rFonts w:ascii="Arial" w:hAnsi="Arial" w:cs="Arial"/>
          <w:noProof/>
          <w:sz w:val="22"/>
          <w:szCs w:val="22"/>
        </w:rPr>
        <w:t>types</w:t>
      </w:r>
      <w:r>
        <w:rPr>
          <w:rFonts w:ascii="Arial" w:hAnsi="Arial" w:cs="Arial"/>
          <w:sz w:val="22"/>
          <w:szCs w:val="22"/>
        </w:rPr>
        <w:t xml:space="preserve"> of cells, conduct step 1 to 4 separately and develop a distance for each </w:t>
      </w:r>
      <w:r w:rsidR="00D31EE1">
        <w:rPr>
          <w:rFonts w:ascii="Arial" w:hAnsi="Arial" w:cs="Arial"/>
          <w:sz w:val="22"/>
          <w:szCs w:val="22"/>
        </w:rPr>
        <w:t xml:space="preserve">cell </w:t>
      </w:r>
      <w:r>
        <w:rPr>
          <w:rFonts w:ascii="Arial" w:hAnsi="Arial" w:cs="Arial"/>
          <w:sz w:val="22"/>
          <w:szCs w:val="22"/>
        </w:rPr>
        <w:t>type</w:t>
      </w:r>
      <w:r w:rsidR="00D31EE1">
        <w:rPr>
          <w:rFonts w:ascii="Arial" w:hAnsi="Arial" w:cs="Arial"/>
          <w:sz w:val="22"/>
          <w:szCs w:val="22"/>
        </w:rPr>
        <w:t xml:space="preserve"> respectively</w:t>
      </w:r>
      <w:r>
        <w:rPr>
          <w:rFonts w:ascii="Arial" w:hAnsi="Arial" w:cs="Arial"/>
          <w:sz w:val="22"/>
          <w:szCs w:val="22"/>
        </w:rPr>
        <w:t xml:space="preserve">. </w:t>
      </w:r>
      <w:r w:rsidR="00261711" w:rsidRPr="000D29C6">
        <w:rPr>
          <w:rFonts w:ascii="Arial" w:hAnsi="Arial" w:cs="Arial"/>
          <w:sz w:val="22"/>
          <w:szCs w:val="22"/>
        </w:rPr>
        <w:t xml:space="preserve"> </w:t>
      </w:r>
    </w:p>
    <w:p w14:paraId="5714726D" w14:textId="6AF6A6B8" w:rsidR="00EA6F4C" w:rsidRPr="00EA6F4C" w:rsidRDefault="004343F1" w:rsidP="00EA6F4C">
      <w:pPr>
        <w:spacing w:before="200"/>
        <w:rPr>
          <w:rFonts w:ascii="Arial" w:hAnsi="Arial" w:cs="Arial"/>
          <w:sz w:val="22"/>
          <w:szCs w:val="22"/>
        </w:rPr>
      </w:pPr>
      <w:r>
        <w:rPr>
          <w:rFonts w:ascii="Arial" w:hAnsi="Arial" w:cs="Arial"/>
          <w:sz w:val="22"/>
          <w:szCs w:val="22"/>
        </w:rPr>
        <w:t>In short</w:t>
      </w:r>
      <w:r w:rsidR="00EA6F4C">
        <w:rPr>
          <w:rFonts w:ascii="Arial" w:hAnsi="Arial" w:cs="Arial"/>
          <w:sz w:val="22"/>
          <w:szCs w:val="22"/>
        </w:rPr>
        <w:t>, SA 1.1 will</w:t>
      </w:r>
      <w:r>
        <w:rPr>
          <w:rFonts w:ascii="Arial" w:hAnsi="Arial" w:cs="Arial"/>
          <w:sz w:val="22"/>
          <w:szCs w:val="22"/>
        </w:rPr>
        <w:t xml:space="preserve"> generate a ENCODE distance (equivalent to</w:t>
      </w:r>
      <w:r w:rsidR="00EA6F4C">
        <w:rPr>
          <w:rFonts w:ascii="Arial" w:hAnsi="Arial" w:cs="Arial"/>
          <w:sz w:val="22"/>
          <w:szCs w:val="22"/>
        </w:rPr>
        <w:t xml:space="preserve"> similarity) score for each pair of trait-a</w:t>
      </w:r>
      <w:r w:rsidR="00502559">
        <w:rPr>
          <w:rFonts w:ascii="Arial" w:hAnsi="Arial" w:cs="Arial"/>
          <w:sz w:val="22"/>
          <w:szCs w:val="22"/>
        </w:rPr>
        <w:t xml:space="preserve">ssociated SNPs, including lead and </w:t>
      </w:r>
      <w:r w:rsidR="00EA6F4C">
        <w:rPr>
          <w:rFonts w:ascii="Arial" w:hAnsi="Arial" w:cs="Arial"/>
          <w:sz w:val="22"/>
          <w:szCs w:val="22"/>
        </w:rPr>
        <w:t xml:space="preserve">LD SNPs, for each cell type studied </w:t>
      </w:r>
      <w:r w:rsidR="00502559">
        <w:rPr>
          <w:rFonts w:ascii="Arial" w:hAnsi="Arial" w:cs="Arial"/>
          <w:sz w:val="22"/>
          <w:szCs w:val="22"/>
        </w:rPr>
        <w:t>in ENCODE. The score serves as the</w:t>
      </w:r>
      <w:r w:rsidR="00EA6F4C">
        <w:rPr>
          <w:rFonts w:ascii="Arial" w:hAnsi="Arial" w:cs="Arial"/>
          <w:sz w:val="22"/>
          <w:szCs w:val="22"/>
        </w:rPr>
        <w:t xml:space="preserve"> preliminary measurement of their functional cooperation</w:t>
      </w:r>
      <w:r w:rsidR="00502559">
        <w:rPr>
          <w:rFonts w:ascii="Arial" w:hAnsi="Arial" w:cs="Arial"/>
          <w:sz w:val="22"/>
          <w:szCs w:val="22"/>
        </w:rPr>
        <w:t xml:space="preserve"> of the SNP</w:t>
      </w:r>
      <w:r w:rsidR="00E84FD8">
        <w:rPr>
          <w:rFonts w:ascii="Arial" w:hAnsi="Arial" w:cs="Arial"/>
          <w:sz w:val="22"/>
          <w:szCs w:val="22"/>
        </w:rPr>
        <w:t xml:space="preserve"> pair</w:t>
      </w:r>
      <w:r w:rsidR="00EA6F4C">
        <w:rPr>
          <w:rFonts w:ascii="Arial" w:hAnsi="Arial" w:cs="Arial"/>
          <w:sz w:val="22"/>
          <w:szCs w:val="22"/>
        </w:rPr>
        <w:t xml:space="preserve">. </w:t>
      </w:r>
    </w:p>
    <w:p w14:paraId="0BCDC1E5" w14:textId="6C22231F" w:rsidR="00621F78" w:rsidRPr="00F36559" w:rsidRDefault="00E55264" w:rsidP="00EA6F4C">
      <w:pPr>
        <w:spacing w:before="200"/>
        <w:rPr>
          <w:rFonts w:ascii="Arial" w:hAnsi="Arial" w:cs="Arial"/>
          <w:b/>
          <w:sz w:val="22"/>
          <w:szCs w:val="22"/>
        </w:rPr>
      </w:pPr>
      <w:r w:rsidRPr="00F36559">
        <w:rPr>
          <w:rFonts w:ascii="Arial" w:hAnsi="Arial" w:cs="Arial"/>
          <w:b/>
          <w:sz w:val="22"/>
          <w:szCs w:val="22"/>
        </w:rPr>
        <w:t xml:space="preserve">SA </w:t>
      </w:r>
      <w:r w:rsidR="00621F78" w:rsidRPr="00F36559">
        <w:rPr>
          <w:rFonts w:ascii="Arial" w:hAnsi="Arial" w:cs="Arial"/>
          <w:b/>
          <w:sz w:val="22"/>
          <w:szCs w:val="22"/>
        </w:rPr>
        <w:t xml:space="preserve">1.2 Infer the causal and cooperative mechanisms </w:t>
      </w:r>
      <w:r w:rsidR="006B5145">
        <w:rPr>
          <w:rFonts w:ascii="Arial" w:hAnsi="Arial" w:cs="Arial"/>
          <w:b/>
          <w:sz w:val="22"/>
          <w:szCs w:val="22"/>
        </w:rPr>
        <w:t>for</w:t>
      </w:r>
      <w:r w:rsidR="00621F78" w:rsidRPr="00F36559">
        <w:rPr>
          <w:rFonts w:ascii="Arial" w:hAnsi="Arial" w:cs="Arial"/>
          <w:b/>
          <w:sz w:val="22"/>
          <w:szCs w:val="22"/>
        </w:rPr>
        <w:t xml:space="preserve"> </w:t>
      </w:r>
      <w:r w:rsidR="002A0643">
        <w:rPr>
          <w:rFonts w:ascii="Arial" w:hAnsi="Arial" w:cs="Arial"/>
          <w:b/>
          <w:sz w:val="22"/>
          <w:szCs w:val="22"/>
        </w:rPr>
        <w:t xml:space="preserve">disease associated </w:t>
      </w:r>
      <w:r w:rsidR="00621F78" w:rsidRPr="00F36559">
        <w:rPr>
          <w:rFonts w:ascii="Arial" w:hAnsi="Arial" w:cs="Arial"/>
          <w:b/>
          <w:sz w:val="22"/>
          <w:szCs w:val="22"/>
        </w:rPr>
        <w:t xml:space="preserve">SNPs </w:t>
      </w:r>
    </w:p>
    <w:p w14:paraId="52AB8E5C" w14:textId="7006145D" w:rsidR="007211BC" w:rsidRDefault="006B5145" w:rsidP="00621F78">
      <w:pPr>
        <w:rPr>
          <w:rFonts w:ascii="Arial" w:eastAsia="SimSun" w:hAnsi="Arial" w:cs="Arial"/>
          <w:sz w:val="22"/>
          <w:szCs w:val="22"/>
          <w:lang w:eastAsia="zh-CN"/>
        </w:rPr>
      </w:pPr>
      <w:r>
        <w:rPr>
          <w:rFonts w:ascii="Arial" w:hAnsi="Arial" w:cs="Arial"/>
          <w:sz w:val="22"/>
          <w:szCs w:val="22"/>
        </w:rPr>
        <w:t xml:space="preserve">In this sub aim, we will identify the causal and cooperative SNP pairs for complex diseases by those with statistically significant small distance in the common factor space. </w:t>
      </w:r>
      <w:r w:rsidR="00440E3A">
        <w:rPr>
          <w:rFonts w:ascii="Arial" w:hAnsi="Arial" w:cs="Arial"/>
          <w:sz w:val="22"/>
          <w:szCs w:val="22"/>
        </w:rPr>
        <w:t>Although</w:t>
      </w:r>
      <w:r w:rsidR="00115DD7">
        <w:rPr>
          <w:rFonts w:ascii="Arial" w:hAnsi="Arial" w:cs="Arial"/>
          <w:sz w:val="22"/>
          <w:szCs w:val="22"/>
        </w:rPr>
        <w:t xml:space="preserve"> we can sort</w:t>
      </w:r>
      <w:r w:rsidR="00440E3A">
        <w:rPr>
          <w:rFonts w:ascii="Arial" w:hAnsi="Arial" w:cs="Arial"/>
          <w:sz w:val="22"/>
          <w:szCs w:val="22"/>
        </w:rPr>
        <w:t xml:space="preserve"> </w:t>
      </w:r>
      <w:r w:rsidR="00115DD7">
        <w:rPr>
          <w:rFonts w:ascii="Arial" w:hAnsi="Arial" w:cs="Arial"/>
          <w:sz w:val="22"/>
          <w:szCs w:val="22"/>
        </w:rPr>
        <w:t>SNP pairs</w:t>
      </w:r>
      <w:r>
        <w:rPr>
          <w:rFonts w:ascii="Arial" w:hAnsi="Arial" w:cs="Arial"/>
          <w:sz w:val="22"/>
          <w:szCs w:val="22"/>
        </w:rPr>
        <w:t xml:space="preserve"> by their distances</w:t>
      </w:r>
      <w:r w:rsidR="00115DD7">
        <w:rPr>
          <w:rFonts w:ascii="Arial" w:hAnsi="Arial" w:cs="Arial"/>
          <w:sz w:val="22"/>
          <w:szCs w:val="22"/>
        </w:rPr>
        <w:t xml:space="preserve"> to prioritize those independent pairs with small distance, these distance</w:t>
      </w:r>
      <w:r>
        <w:rPr>
          <w:rFonts w:ascii="Arial" w:hAnsi="Arial" w:cs="Arial"/>
          <w:sz w:val="22"/>
          <w:szCs w:val="22"/>
        </w:rPr>
        <w:t>s</w:t>
      </w:r>
      <w:r w:rsidR="00115DD7">
        <w:rPr>
          <w:rFonts w:ascii="Arial" w:hAnsi="Arial" w:cs="Arial"/>
          <w:sz w:val="22"/>
          <w:szCs w:val="22"/>
        </w:rPr>
        <w:t xml:space="preserve"> </w:t>
      </w:r>
      <w:r w:rsidR="00440E3A">
        <w:rPr>
          <w:rFonts w:ascii="Arial" w:hAnsi="Arial" w:cs="Arial"/>
          <w:sz w:val="22"/>
          <w:szCs w:val="22"/>
        </w:rPr>
        <w:t xml:space="preserve">are not </w:t>
      </w:r>
      <w:r w:rsidR="00440E3A" w:rsidRPr="002C0100">
        <w:rPr>
          <w:rFonts w:ascii="Arial" w:hAnsi="Arial" w:cs="Arial"/>
          <w:noProof/>
          <w:sz w:val="22"/>
          <w:szCs w:val="22"/>
        </w:rPr>
        <w:t>normalized</w:t>
      </w:r>
      <w:r>
        <w:rPr>
          <w:rFonts w:ascii="Arial" w:hAnsi="Arial" w:cs="Arial"/>
          <w:noProof/>
          <w:sz w:val="22"/>
          <w:szCs w:val="22"/>
        </w:rPr>
        <w:t xml:space="preserve"> and confounded by linkage disequilibrium</w:t>
      </w:r>
      <w:r w:rsidR="002C0100">
        <w:rPr>
          <w:rFonts w:ascii="Arial" w:hAnsi="Arial" w:cs="Arial"/>
          <w:noProof/>
          <w:sz w:val="22"/>
          <w:szCs w:val="22"/>
        </w:rPr>
        <w:t>,</w:t>
      </w:r>
      <w:r w:rsidR="00440E3A">
        <w:rPr>
          <w:rFonts w:ascii="Arial" w:hAnsi="Arial" w:cs="Arial"/>
          <w:sz w:val="22"/>
          <w:szCs w:val="22"/>
        </w:rPr>
        <w:t xml:space="preserve"> </w:t>
      </w:r>
      <w:r>
        <w:rPr>
          <w:rFonts w:ascii="Arial" w:hAnsi="Arial" w:cs="Arial"/>
          <w:sz w:val="22"/>
          <w:szCs w:val="22"/>
        </w:rPr>
        <w:t>thus</w:t>
      </w:r>
      <w:r w:rsidR="00115DD7">
        <w:rPr>
          <w:rFonts w:ascii="Arial" w:hAnsi="Arial" w:cs="Arial"/>
          <w:sz w:val="22"/>
          <w:szCs w:val="22"/>
        </w:rPr>
        <w:t xml:space="preserve"> </w:t>
      </w:r>
      <w:r w:rsidR="00115DD7" w:rsidRPr="00D97A7F">
        <w:rPr>
          <w:rFonts w:ascii="Arial" w:hAnsi="Arial" w:cs="Arial"/>
          <w:sz w:val="22"/>
          <w:szCs w:val="22"/>
        </w:rPr>
        <w:t xml:space="preserve">it </w:t>
      </w:r>
      <w:r w:rsidR="00115DD7" w:rsidRPr="006F1FD7">
        <w:rPr>
          <w:rFonts w:ascii="Arial" w:hAnsi="Arial" w:cs="Arial"/>
          <w:noProof/>
          <w:sz w:val="22"/>
          <w:szCs w:val="22"/>
        </w:rPr>
        <w:t>is difficult to identify</w:t>
      </w:r>
      <w:r w:rsidR="00141BA1" w:rsidRPr="006F1FD7">
        <w:rPr>
          <w:rFonts w:ascii="Arial" w:hAnsi="Arial" w:cs="Arial"/>
          <w:noProof/>
          <w:sz w:val="22"/>
          <w:szCs w:val="22"/>
        </w:rPr>
        <w:t xml:space="preserve"> </w:t>
      </w:r>
      <w:r w:rsidR="00440E3A" w:rsidRPr="006F1FD7">
        <w:rPr>
          <w:rFonts w:ascii="Arial" w:hAnsi="Arial" w:cs="Arial"/>
          <w:noProof/>
          <w:sz w:val="22"/>
          <w:szCs w:val="22"/>
        </w:rPr>
        <w:t>cooperative</w:t>
      </w:r>
      <w:r w:rsidR="00440E3A" w:rsidRPr="00D97A7F">
        <w:rPr>
          <w:rFonts w:ascii="Arial" w:hAnsi="Arial" w:cs="Arial"/>
          <w:sz w:val="22"/>
          <w:szCs w:val="22"/>
        </w:rPr>
        <w:t xml:space="preserve"> SNPs</w:t>
      </w:r>
      <w:r>
        <w:rPr>
          <w:rFonts w:ascii="Arial" w:hAnsi="Arial" w:cs="Arial"/>
          <w:sz w:val="22"/>
          <w:szCs w:val="22"/>
        </w:rPr>
        <w:t xml:space="preserve"> by a simple and uniform distance cutoff</w:t>
      </w:r>
      <w:r w:rsidR="00440E3A">
        <w:rPr>
          <w:rFonts w:ascii="Arial" w:hAnsi="Arial" w:cs="Arial"/>
          <w:sz w:val="22"/>
          <w:szCs w:val="22"/>
        </w:rPr>
        <w:t xml:space="preserve">. </w:t>
      </w:r>
      <w:r w:rsidR="00F7029A">
        <w:rPr>
          <w:rFonts w:ascii="Arial" w:hAnsi="Arial" w:cs="Arial"/>
          <w:sz w:val="22"/>
          <w:szCs w:val="22"/>
        </w:rPr>
        <w:t>For instance</w:t>
      </w:r>
      <w:r w:rsidR="00115DD7">
        <w:rPr>
          <w:rFonts w:ascii="Arial" w:hAnsi="Arial" w:cs="Arial"/>
          <w:sz w:val="22"/>
          <w:szCs w:val="22"/>
        </w:rPr>
        <w:t xml:space="preserve">, </w:t>
      </w:r>
      <w:r w:rsidR="00F7029A">
        <w:rPr>
          <w:rFonts w:ascii="Arial" w:hAnsi="Arial" w:cs="Arial"/>
          <w:sz w:val="22"/>
          <w:szCs w:val="22"/>
        </w:rPr>
        <w:t xml:space="preserve">unrelated </w:t>
      </w:r>
      <w:r w:rsidR="00115DD7">
        <w:rPr>
          <w:rFonts w:ascii="Arial" w:hAnsi="Arial" w:cs="Arial"/>
          <w:sz w:val="22"/>
          <w:szCs w:val="22"/>
        </w:rPr>
        <w:t xml:space="preserve">SNPs </w:t>
      </w:r>
      <w:r w:rsidR="00F7029A">
        <w:rPr>
          <w:rFonts w:ascii="Arial" w:hAnsi="Arial" w:cs="Arial"/>
          <w:sz w:val="22"/>
          <w:szCs w:val="22"/>
        </w:rPr>
        <w:t>without any functions are always clustered together for whatever transformation</w:t>
      </w:r>
      <w:r w:rsidR="00115DD7">
        <w:rPr>
          <w:rFonts w:ascii="Arial" w:hAnsi="Arial" w:cs="Arial"/>
          <w:sz w:val="22"/>
          <w:szCs w:val="22"/>
        </w:rPr>
        <w:t>. Thus, we should evaluate the</w:t>
      </w:r>
      <w:r w:rsidR="00440E3A">
        <w:rPr>
          <w:rFonts w:ascii="Arial" w:hAnsi="Arial" w:cs="Arial"/>
          <w:sz w:val="22"/>
          <w:szCs w:val="22"/>
        </w:rPr>
        <w:t xml:space="preserve"> statistical significance</w:t>
      </w:r>
      <w:r w:rsidR="00115DD7">
        <w:rPr>
          <w:rFonts w:ascii="Arial" w:hAnsi="Arial" w:cs="Arial"/>
          <w:sz w:val="22"/>
          <w:szCs w:val="22"/>
        </w:rPr>
        <w:t xml:space="preserve"> of the</w:t>
      </w:r>
      <w:r w:rsidR="00F7029A">
        <w:rPr>
          <w:rFonts w:ascii="Arial" w:hAnsi="Arial" w:cs="Arial"/>
          <w:sz w:val="22"/>
          <w:szCs w:val="22"/>
        </w:rPr>
        <w:t>se</w:t>
      </w:r>
      <w:r w:rsidR="00115DD7">
        <w:rPr>
          <w:rFonts w:ascii="Arial" w:hAnsi="Arial" w:cs="Arial"/>
          <w:sz w:val="22"/>
          <w:szCs w:val="22"/>
        </w:rPr>
        <w:t xml:space="preserve"> distance</w:t>
      </w:r>
      <w:r w:rsidR="00F7029A">
        <w:rPr>
          <w:rFonts w:ascii="Arial" w:hAnsi="Arial" w:cs="Arial"/>
          <w:sz w:val="22"/>
          <w:szCs w:val="22"/>
        </w:rPr>
        <w:t>s</w:t>
      </w:r>
      <w:r w:rsidR="00115DD7">
        <w:rPr>
          <w:rFonts w:ascii="Arial" w:hAnsi="Arial" w:cs="Arial"/>
          <w:sz w:val="22"/>
          <w:szCs w:val="22"/>
        </w:rPr>
        <w:t xml:space="preserve"> of SNP pair</w:t>
      </w:r>
      <w:r w:rsidR="00F7029A">
        <w:rPr>
          <w:rFonts w:ascii="Arial" w:hAnsi="Arial" w:cs="Arial"/>
          <w:sz w:val="22"/>
          <w:szCs w:val="22"/>
        </w:rPr>
        <w:t>s calculated from SA 1.1</w:t>
      </w:r>
      <w:r w:rsidR="00115DD7">
        <w:rPr>
          <w:rFonts w:ascii="Arial" w:hAnsi="Arial" w:cs="Arial"/>
          <w:sz w:val="22"/>
          <w:szCs w:val="22"/>
        </w:rPr>
        <w:t>, and only prioritize those</w:t>
      </w:r>
      <w:r w:rsidR="00440E3A">
        <w:rPr>
          <w:rFonts w:ascii="Arial" w:hAnsi="Arial" w:cs="Arial"/>
          <w:sz w:val="22"/>
          <w:szCs w:val="22"/>
        </w:rPr>
        <w:t xml:space="preserve"> statistically significant pairs as the </w:t>
      </w:r>
      <w:r w:rsidR="00F7029A">
        <w:rPr>
          <w:rFonts w:ascii="Arial" w:hAnsi="Arial" w:cs="Arial"/>
          <w:sz w:val="22"/>
          <w:szCs w:val="22"/>
        </w:rPr>
        <w:t>tentative</w:t>
      </w:r>
      <w:r w:rsidR="00440E3A">
        <w:rPr>
          <w:rFonts w:ascii="Arial" w:hAnsi="Arial" w:cs="Arial"/>
          <w:sz w:val="22"/>
          <w:szCs w:val="22"/>
        </w:rPr>
        <w:t xml:space="preserve"> mechanism pairs for their associated complex diseases. </w:t>
      </w:r>
    </w:p>
    <w:p w14:paraId="41870F9D" w14:textId="7124EBEF" w:rsidR="006546A1" w:rsidRDefault="00D901A7" w:rsidP="001D6A84">
      <w:pPr>
        <w:spacing w:before="200"/>
        <w:rPr>
          <w:rFonts w:ascii="Arial" w:hAnsi="Arial" w:cs="Arial"/>
          <w:sz w:val="22"/>
          <w:szCs w:val="22"/>
        </w:rPr>
      </w:pPr>
      <w:r>
        <w:rPr>
          <w:rFonts w:ascii="Arial" w:hAnsi="Arial" w:cs="Arial"/>
          <w:sz w:val="22"/>
          <w:szCs w:val="22"/>
        </w:rPr>
        <w:t>We will conduct</w:t>
      </w:r>
      <w:r w:rsidR="00B6713E">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times of (</w:t>
      </w:r>
      <w:r w:rsidR="00B6713E" w:rsidRPr="00C27A26">
        <w:rPr>
          <w:rFonts w:ascii="Arial" w:hAnsi="Arial" w:cs="Arial"/>
          <w:sz w:val="22"/>
          <w:szCs w:val="22"/>
        </w:rPr>
        <w:t>1000</w:t>
      </w:r>
      <w:r w:rsidR="00122E6D">
        <w:rPr>
          <w:rFonts w:ascii="Arial" w:hAnsi="Arial" w:cs="Arial"/>
          <w:sz w:val="22"/>
          <w:szCs w:val="22"/>
        </w:rPr>
        <w:t xml:space="preserve"> </w:t>
      </w:r>
      <w:r w:rsidR="00122E6D">
        <w:rPr>
          <w:rFonts w:ascii="Arial" w:hAnsi="Arial" w:cs="Arial"/>
          <w:sz w:val="22"/>
          <w:szCs w:val="22"/>
        </w:rPr>
        <w:sym w:font="Symbol" w:char="F0A3"/>
      </w:r>
      <w:r w:rsidR="00122E6D" w:rsidRPr="004A5A3E">
        <w:rPr>
          <w:rFonts w:ascii="Arial" w:hAnsi="Arial" w:cs="Arial"/>
          <w:i/>
          <w:sz w:val="22"/>
          <w:szCs w:val="22"/>
        </w:rPr>
        <w:t>s</w:t>
      </w:r>
      <w:r w:rsidR="00122E6D">
        <w:rPr>
          <w:rFonts w:ascii="Arial" w:hAnsi="Arial" w:cs="Arial"/>
          <w:sz w:val="22"/>
          <w:szCs w:val="22"/>
        </w:rPr>
        <w:sym w:font="Symbol" w:char="F0A3"/>
      </w:r>
      <w:r w:rsidR="00B6713E">
        <w:rPr>
          <w:rFonts w:ascii="Arial" w:hAnsi="Arial" w:cs="Arial"/>
          <w:sz w:val="22"/>
          <w:szCs w:val="22"/>
        </w:rPr>
        <w:t>100,000</w:t>
      </w:r>
      <w:r w:rsidR="00122E6D">
        <w:rPr>
          <w:rFonts w:ascii="Arial" w:hAnsi="Arial" w:cs="Arial"/>
          <w:sz w:val="22"/>
          <w:szCs w:val="22"/>
        </w:rPr>
        <w:t>)</w:t>
      </w:r>
      <w:r w:rsidR="00B6713E" w:rsidRPr="00C27A26">
        <w:rPr>
          <w:rFonts w:ascii="Arial" w:hAnsi="Arial" w:cs="Arial"/>
          <w:sz w:val="22"/>
          <w:szCs w:val="22"/>
        </w:rPr>
        <w:t xml:space="preserve"> </w:t>
      </w:r>
      <w:proofErr w:type="spellStart"/>
      <w:r w:rsidR="00CD2010">
        <w:rPr>
          <w:rFonts w:ascii="Arial" w:hAnsi="Arial" w:cs="Arial"/>
          <w:sz w:val="22"/>
          <w:szCs w:val="22"/>
        </w:rPr>
        <w:t>resampling</w:t>
      </w:r>
      <w:r w:rsidR="00B6713E">
        <w:rPr>
          <w:rFonts w:ascii="Arial" w:hAnsi="Arial" w:cs="Arial"/>
          <w:sz w:val="22"/>
          <w:szCs w:val="22"/>
        </w:rPr>
        <w:t>s</w:t>
      </w:r>
      <w:proofErr w:type="spellEnd"/>
      <w:r>
        <w:rPr>
          <w:rFonts w:ascii="Arial" w:hAnsi="Arial" w:cs="Arial"/>
          <w:sz w:val="22"/>
          <w:szCs w:val="22"/>
        </w:rPr>
        <w:t xml:space="preserve"> </w:t>
      </w:r>
      <w:r w:rsidR="00CD2010">
        <w:rPr>
          <w:rFonts w:ascii="Arial" w:hAnsi="Arial" w:cs="Arial"/>
          <w:sz w:val="22"/>
          <w:szCs w:val="22"/>
        </w:rPr>
        <w:t>of</w:t>
      </w:r>
      <w:r>
        <w:rPr>
          <w:rFonts w:ascii="Arial" w:hAnsi="Arial" w:cs="Arial"/>
          <w:sz w:val="22"/>
          <w:szCs w:val="22"/>
        </w:rPr>
        <w:t xml:space="preserve"> SNPs</w:t>
      </w:r>
      <w:r w:rsidR="001D6A84">
        <w:rPr>
          <w:rFonts w:ascii="Arial" w:hAnsi="Arial" w:cs="Arial"/>
          <w:sz w:val="22"/>
          <w:szCs w:val="22"/>
        </w:rPr>
        <w:t xml:space="preserve"> </w:t>
      </w:r>
      <w:r w:rsidR="00757C1E">
        <w:rPr>
          <w:rFonts w:ascii="Arial" w:hAnsi="Arial" w:cs="Arial"/>
          <w:sz w:val="22"/>
          <w:szCs w:val="22"/>
        </w:rPr>
        <w:t>to infer the statistical significance of a pair</w:t>
      </w:r>
      <w:r w:rsidR="000C6330">
        <w:rPr>
          <w:rFonts w:ascii="Arial" w:hAnsi="Arial" w:cs="Arial"/>
          <w:sz w:val="22"/>
          <w:szCs w:val="22"/>
        </w:rPr>
        <w:t xml:space="preserve"> due to the large number </w:t>
      </w:r>
      <w:r w:rsidR="00117F8C">
        <w:rPr>
          <w:rFonts w:ascii="Arial" w:hAnsi="Arial" w:cs="Arial"/>
          <w:sz w:val="22"/>
          <w:szCs w:val="22"/>
        </w:rPr>
        <w:t>of pairs from disease associated SNPs</w:t>
      </w:r>
      <w:r w:rsidR="000C6330">
        <w:rPr>
          <w:rFonts w:ascii="Arial" w:hAnsi="Arial" w:cs="Arial"/>
          <w:sz w:val="22"/>
          <w:szCs w:val="22"/>
        </w:rPr>
        <w:t xml:space="preserve"> (</w:t>
      </w:r>
      <w:r w:rsidR="00117F8C">
        <w:rPr>
          <w:rFonts w:ascii="Arial" w:hAnsi="Arial" w:cs="Arial"/>
          <w:sz w:val="22"/>
          <w:szCs w:val="22"/>
        </w:rPr>
        <w:t>&gt;</w:t>
      </w:r>
      <w:r w:rsidR="000C6330">
        <w:rPr>
          <w:rFonts w:ascii="Arial" w:hAnsi="Arial" w:cs="Arial"/>
          <w:sz w:val="22"/>
          <w:szCs w:val="22"/>
        </w:rPr>
        <w:t>150k)</w:t>
      </w:r>
      <w:r w:rsidR="00757C1E">
        <w:rPr>
          <w:rFonts w:ascii="Arial" w:hAnsi="Arial" w:cs="Arial"/>
          <w:sz w:val="22"/>
          <w:szCs w:val="22"/>
        </w:rPr>
        <w:t xml:space="preserve">. </w:t>
      </w:r>
      <w:r w:rsidR="00E674CA">
        <w:rPr>
          <w:rFonts w:ascii="Arial" w:hAnsi="Arial" w:cs="Arial"/>
          <w:sz w:val="22"/>
          <w:szCs w:val="22"/>
        </w:rPr>
        <w:t>The approach is similar to that of K-nearest neighbor</w:t>
      </w:r>
      <w:r w:rsidR="00117F8C">
        <w:rPr>
          <w:rFonts w:ascii="Arial" w:hAnsi="Arial" w:cs="Arial"/>
          <w:sz w:val="22"/>
          <w:szCs w:val="22"/>
        </w:rPr>
        <w:t xml:space="preserve"> clustering</w:t>
      </w:r>
      <w:r w:rsidR="00E674CA">
        <w:rPr>
          <w:rFonts w:ascii="Arial" w:hAnsi="Arial" w:cs="Arial"/>
          <w:sz w:val="22"/>
          <w:szCs w:val="22"/>
        </w:rPr>
        <w:t>, but us</w:t>
      </w:r>
      <w:r w:rsidR="00117F8C">
        <w:rPr>
          <w:rFonts w:ascii="Arial" w:hAnsi="Arial" w:cs="Arial"/>
          <w:sz w:val="22"/>
          <w:szCs w:val="22"/>
        </w:rPr>
        <w:t>es</w:t>
      </w:r>
      <w:r w:rsidR="00E674CA">
        <w:rPr>
          <w:rFonts w:ascii="Arial" w:hAnsi="Arial" w:cs="Arial"/>
          <w:sz w:val="22"/>
          <w:szCs w:val="22"/>
        </w:rPr>
        <w:t xml:space="preserve"> the statistical significance</w:t>
      </w:r>
      <w:r w:rsidR="00117F8C">
        <w:rPr>
          <w:rFonts w:ascii="Arial" w:hAnsi="Arial" w:cs="Arial"/>
          <w:sz w:val="22"/>
          <w:szCs w:val="22"/>
        </w:rPr>
        <w:t xml:space="preserve"> of SNP pair distances</w:t>
      </w:r>
      <w:r w:rsidR="00E674CA">
        <w:rPr>
          <w:rFonts w:ascii="Arial" w:hAnsi="Arial" w:cs="Arial"/>
          <w:sz w:val="22"/>
          <w:szCs w:val="22"/>
        </w:rPr>
        <w:t xml:space="preserve"> to automatic determine the best K for each SNP and balance</w:t>
      </w:r>
      <w:r w:rsidR="00635A34">
        <w:rPr>
          <w:rFonts w:ascii="Arial" w:hAnsi="Arial" w:cs="Arial"/>
          <w:sz w:val="22"/>
          <w:szCs w:val="22"/>
        </w:rPr>
        <w:t>s</w:t>
      </w:r>
      <w:r w:rsidR="00E674CA">
        <w:rPr>
          <w:rFonts w:ascii="Arial" w:hAnsi="Arial" w:cs="Arial"/>
          <w:sz w:val="22"/>
          <w:szCs w:val="22"/>
        </w:rPr>
        <w:t xml:space="preserve"> the</w:t>
      </w:r>
      <w:r w:rsidR="00635A34">
        <w:rPr>
          <w:rFonts w:ascii="Arial" w:hAnsi="Arial" w:cs="Arial"/>
          <w:sz w:val="22"/>
          <w:szCs w:val="22"/>
        </w:rPr>
        <w:t xml:space="preserve"> two</w:t>
      </w:r>
      <w:r w:rsidR="00E674CA">
        <w:rPr>
          <w:rFonts w:ascii="Arial" w:hAnsi="Arial" w:cs="Arial"/>
          <w:sz w:val="22"/>
          <w:szCs w:val="22"/>
        </w:rPr>
        <w:t xml:space="preserve"> best K</w:t>
      </w:r>
      <w:r w:rsidR="00635A34">
        <w:rPr>
          <w:rFonts w:ascii="Arial" w:hAnsi="Arial" w:cs="Arial"/>
          <w:sz w:val="22"/>
          <w:szCs w:val="22"/>
        </w:rPr>
        <w:t xml:space="preserve"> values</w:t>
      </w:r>
      <w:r w:rsidR="00E674CA">
        <w:rPr>
          <w:rFonts w:ascii="Arial" w:hAnsi="Arial" w:cs="Arial"/>
          <w:sz w:val="22"/>
          <w:szCs w:val="22"/>
        </w:rPr>
        <w:t xml:space="preserve"> for a pair of SNP. Also, </w:t>
      </w:r>
      <w:r w:rsidR="00554764">
        <w:rPr>
          <w:rFonts w:ascii="Arial" w:hAnsi="Arial" w:cs="Arial"/>
          <w:sz w:val="22"/>
          <w:szCs w:val="22"/>
        </w:rPr>
        <w:t>the empirical statistics aims to</w:t>
      </w:r>
      <w:r w:rsidR="00E674CA">
        <w:rPr>
          <w:rFonts w:ascii="Arial" w:hAnsi="Arial" w:cs="Arial"/>
          <w:sz w:val="22"/>
          <w:szCs w:val="22"/>
        </w:rPr>
        <w:t xml:space="preserve"> </w:t>
      </w:r>
      <w:r w:rsidR="00554764">
        <w:rPr>
          <w:rFonts w:ascii="Arial" w:hAnsi="Arial" w:cs="Arial"/>
          <w:sz w:val="22"/>
          <w:szCs w:val="22"/>
        </w:rPr>
        <w:t>filter</w:t>
      </w:r>
      <w:r w:rsidR="00635A34">
        <w:rPr>
          <w:rFonts w:ascii="Arial" w:hAnsi="Arial" w:cs="Arial"/>
          <w:sz w:val="22"/>
          <w:szCs w:val="22"/>
        </w:rPr>
        <w:t xml:space="preserve"> out non-functional SNPs</w:t>
      </w:r>
      <w:r w:rsidR="006C57B4">
        <w:rPr>
          <w:rFonts w:ascii="Arial" w:hAnsi="Arial" w:cs="Arial"/>
          <w:sz w:val="22"/>
          <w:szCs w:val="22"/>
        </w:rPr>
        <w:t xml:space="preserve"> due to distance observable by chance</w:t>
      </w:r>
      <w:r w:rsidR="00635A34">
        <w:rPr>
          <w:rFonts w:ascii="Arial" w:hAnsi="Arial" w:cs="Arial"/>
          <w:sz w:val="22"/>
          <w:szCs w:val="22"/>
        </w:rPr>
        <w:t xml:space="preserve"> and </w:t>
      </w:r>
      <w:r w:rsidR="00E674CA">
        <w:rPr>
          <w:rFonts w:ascii="Arial" w:hAnsi="Arial" w:cs="Arial"/>
          <w:sz w:val="22"/>
          <w:szCs w:val="22"/>
        </w:rPr>
        <w:t xml:space="preserve">controls the effect of linkage disequilibrium to the distance </w:t>
      </w:r>
      <w:r w:rsidR="00635A34">
        <w:rPr>
          <w:rFonts w:ascii="Arial" w:hAnsi="Arial" w:cs="Arial"/>
          <w:sz w:val="22"/>
          <w:szCs w:val="22"/>
        </w:rPr>
        <w:t>of SNP pairs</w:t>
      </w:r>
      <w:r w:rsidR="00E674CA">
        <w:rPr>
          <w:rFonts w:ascii="Arial" w:hAnsi="Arial" w:cs="Arial"/>
          <w:sz w:val="22"/>
          <w:szCs w:val="22"/>
        </w:rPr>
        <w:t xml:space="preserve">.  </w:t>
      </w:r>
      <w:r w:rsidR="00757C1E">
        <w:rPr>
          <w:rFonts w:ascii="Arial" w:hAnsi="Arial" w:cs="Arial"/>
          <w:sz w:val="22"/>
          <w:szCs w:val="22"/>
        </w:rPr>
        <w:t>It consists of four</w:t>
      </w:r>
      <w:r w:rsidR="001D6A84">
        <w:rPr>
          <w:rFonts w:ascii="Arial" w:hAnsi="Arial" w:cs="Arial"/>
          <w:sz w:val="22"/>
          <w:szCs w:val="22"/>
        </w:rPr>
        <w:t xml:space="preserve"> steps</w:t>
      </w:r>
      <w:r w:rsidR="00757C1E">
        <w:rPr>
          <w:rFonts w:ascii="Arial" w:hAnsi="Arial" w:cs="Arial"/>
          <w:sz w:val="22"/>
          <w:szCs w:val="22"/>
        </w:rPr>
        <w:t xml:space="preserve"> as follows</w:t>
      </w:r>
      <w:r w:rsidR="001D6A84">
        <w:rPr>
          <w:rFonts w:ascii="Arial" w:hAnsi="Arial" w:cs="Arial"/>
          <w:sz w:val="22"/>
          <w:szCs w:val="22"/>
        </w:rPr>
        <w:t>.</w:t>
      </w:r>
    </w:p>
    <w:p w14:paraId="21FD28CA" w14:textId="3271E7E2" w:rsidR="00DC78DE" w:rsidRDefault="00DC78DE" w:rsidP="00D97A7F">
      <w:pPr>
        <w:pStyle w:val="ListParagraph"/>
        <w:numPr>
          <w:ilvl w:val="0"/>
          <w:numId w:val="3"/>
        </w:numPr>
        <w:spacing w:before="120"/>
        <w:rPr>
          <w:rFonts w:ascii="Arial" w:hAnsi="Arial" w:cs="Arial"/>
          <w:sz w:val="22"/>
          <w:szCs w:val="22"/>
        </w:rPr>
      </w:pPr>
      <w:r w:rsidRPr="00DC78DE">
        <w:rPr>
          <w:rFonts w:ascii="Arial" w:hAnsi="Arial" w:cs="Arial"/>
          <w:sz w:val="22"/>
          <w:szCs w:val="22"/>
        </w:rPr>
        <w:t>For each pair of SNPs</w:t>
      </w:r>
      <w:r w:rsidR="007A2FB5">
        <w:rPr>
          <w:rFonts w:ascii="Arial" w:hAnsi="Arial" w:cs="Arial"/>
          <w:sz w:val="22"/>
          <w:szCs w:val="22"/>
        </w:rPr>
        <w:t xml:space="preserve"> (SNP </w:t>
      </w:r>
      <w:r w:rsidR="007A2FB5" w:rsidRPr="004A5A3E">
        <w:rPr>
          <w:rFonts w:ascii="Arial" w:hAnsi="Arial" w:cs="Arial"/>
          <w:i/>
          <w:sz w:val="22"/>
          <w:szCs w:val="22"/>
        </w:rPr>
        <w:t>a</w:t>
      </w:r>
      <w:r w:rsidR="007A2FB5">
        <w:rPr>
          <w:rFonts w:ascii="Arial" w:hAnsi="Arial" w:cs="Arial"/>
          <w:sz w:val="22"/>
          <w:szCs w:val="22"/>
        </w:rPr>
        <w:t xml:space="preserve"> and </w:t>
      </w:r>
      <w:r w:rsidR="007A2FB5" w:rsidRPr="004A5A3E">
        <w:rPr>
          <w:rFonts w:ascii="Arial" w:hAnsi="Arial" w:cs="Arial"/>
          <w:i/>
          <w:sz w:val="22"/>
          <w:szCs w:val="22"/>
        </w:rPr>
        <w:t>b</w:t>
      </w:r>
      <w:r w:rsidR="007A2FB5">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one SNP</w:t>
      </w:r>
      <w:r w:rsidR="00DF2F07">
        <w:rPr>
          <w:rFonts w:ascii="Arial" w:hAnsi="Arial" w:cs="Arial"/>
          <w:sz w:val="22"/>
          <w:szCs w:val="22"/>
        </w:rPr>
        <w:t xml:space="preserve"> (e.g. SNP </w:t>
      </w:r>
      <w:r w:rsidR="00DF2F07" w:rsidRPr="004A5A3E">
        <w:rPr>
          <w:rFonts w:ascii="Arial" w:hAnsi="Arial" w:cs="Arial"/>
          <w:i/>
          <w:sz w:val="22"/>
          <w:szCs w:val="22"/>
        </w:rPr>
        <w:t>a</w:t>
      </w:r>
      <w:r w:rsidR="00DF2F07">
        <w:rPr>
          <w:rFonts w:ascii="Arial" w:hAnsi="Arial" w:cs="Arial"/>
          <w:sz w:val="22"/>
          <w:szCs w:val="22"/>
        </w:rPr>
        <w:t>)</w:t>
      </w:r>
      <w:r w:rsidR="00CD2010" w:rsidRPr="00D97A7F">
        <w:rPr>
          <w:rFonts w:ascii="Arial" w:hAnsi="Arial" w:cs="Arial"/>
          <w:sz w:val="22"/>
          <w:szCs w:val="22"/>
        </w:rPr>
        <w:t xml:space="preserve"> and random resampling the other SNPs from the set of studied SNPs </w:t>
      </w:r>
      <w:r w:rsidR="00122E6D">
        <w:rPr>
          <w:rFonts w:ascii="Arial" w:hAnsi="Arial" w:cs="Arial"/>
          <w:sz w:val="22"/>
          <w:szCs w:val="22"/>
        </w:rPr>
        <w:t xml:space="preserve">for </w:t>
      </w:r>
      <w:r w:rsidR="00122E6D" w:rsidRPr="004A5A3E">
        <w:rPr>
          <w:rFonts w:ascii="Arial" w:hAnsi="Arial" w:cs="Arial"/>
          <w:i/>
          <w:sz w:val="22"/>
          <w:szCs w:val="22"/>
        </w:rPr>
        <w:t>s</w:t>
      </w:r>
      <w:r w:rsidR="00122E6D">
        <w:rPr>
          <w:rFonts w:ascii="Arial" w:hAnsi="Arial" w:cs="Arial"/>
          <w:sz w:val="22"/>
          <w:szCs w:val="22"/>
        </w:rPr>
        <w:t xml:space="preserve"> </w:t>
      </w:r>
      <w:r w:rsidR="00CD2010" w:rsidRPr="00D97A7F">
        <w:rPr>
          <w:rFonts w:ascii="Arial" w:hAnsi="Arial" w:cs="Arial"/>
          <w:sz w:val="22"/>
          <w:szCs w:val="22"/>
        </w:rPr>
        <w:t>times, upon resource availability</w:t>
      </w:r>
      <w:r w:rsidR="00436546">
        <w:rPr>
          <w:rFonts w:ascii="Arial" w:hAnsi="Arial" w:cs="Arial"/>
          <w:sz w:val="22"/>
          <w:szCs w:val="22"/>
        </w:rPr>
        <w:t xml:space="preserve"> and significance requirement. More permutations are </w:t>
      </w:r>
      <w:r w:rsidR="007A2FB5">
        <w:rPr>
          <w:rFonts w:ascii="Arial" w:hAnsi="Arial" w:cs="Arial"/>
          <w:sz w:val="22"/>
          <w:szCs w:val="22"/>
        </w:rPr>
        <w:t>required</w:t>
      </w:r>
      <w:r w:rsidR="00436546">
        <w:rPr>
          <w:rFonts w:ascii="Arial" w:hAnsi="Arial" w:cs="Arial"/>
          <w:sz w:val="22"/>
          <w:szCs w:val="22"/>
        </w:rPr>
        <w:t xml:space="preserve"> if </w:t>
      </w:r>
      <w:r w:rsidR="007A2FB5">
        <w:rPr>
          <w:rFonts w:ascii="Arial" w:hAnsi="Arial" w:cs="Arial"/>
          <w:sz w:val="22"/>
          <w:szCs w:val="22"/>
        </w:rPr>
        <w:t>it is</w:t>
      </w:r>
      <w:r w:rsidR="00436546">
        <w:rPr>
          <w:rFonts w:ascii="Arial" w:hAnsi="Arial" w:cs="Arial"/>
          <w:sz w:val="22"/>
          <w:szCs w:val="22"/>
        </w:rPr>
        <w:t xml:space="preserve"> unable to tell</w:t>
      </w:r>
      <w:r w:rsidR="007A2FB5">
        <w:rPr>
          <w:rFonts w:ascii="Arial" w:hAnsi="Arial" w:cs="Arial"/>
          <w:sz w:val="22"/>
          <w:szCs w:val="22"/>
        </w:rPr>
        <w:t xml:space="preserve"> an adjusted p-value is really significant or </w:t>
      </w:r>
      <w:r w:rsidR="00436546">
        <w:rPr>
          <w:rFonts w:ascii="Arial" w:hAnsi="Arial" w:cs="Arial"/>
          <w:sz w:val="22"/>
          <w:szCs w:val="22"/>
        </w:rPr>
        <w:t>caused by insufficient resampling</w:t>
      </w:r>
      <w:r w:rsidR="00CD2010" w:rsidRPr="00D97A7F">
        <w:rPr>
          <w:rFonts w:ascii="Arial" w:hAnsi="Arial" w:cs="Arial"/>
          <w:sz w:val="22"/>
          <w:szCs w:val="22"/>
        </w:rPr>
        <w:t xml:space="preserve">. We </w:t>
      </w:r>
      <w:r w:rsidR="007A2FB5">
        <w:rPr>
          <w:rFonts w:ascii="Arial" w:hAnsi="Arial" w:cs="Arial"/>
          <w:sz w:val="22"/>
          <w:szCs w:val="22"/>
        </w:rPr>
        <w:t>restrict</w:t>
      </w:r>
      <w:r w:rsidR="00CD2010" w:rsidRPr="00D97A7F">
        <w:rPr>
          <w:rFonts w:ascii="Arial" w:hAnsi="Arial" w:cs="Arial"/>
          <w:sz w:val="22"/>
          <w:szCs w:val="22"/>
        </w:rPr>
        <w:t xml:space="preserve"> the</w:t>
      </w:r>
      <w:r w:rsidR="007A2FB5">
        <w:rPr>
          <w:rFonts w:ascii="Arial" w:hAnsi="Arial" w:cs="Arial"/>
          <w:sz w:val="22"/>
          <w:szCs w:val="22"/>
        </w:rPr>
        <w:t xml:space="preserve"> random paired</w:t>
      </w:r>
      <w:r w:rsidR="00CD2010" w:rsidRPr="00D97A7F">
        <w:rPr>
          <w:rFonts w:ascii="Arial" w:hAnsi="Arial" w:cs="Arial"/>
          <w:sz w:val="22"/>
          <w:szCs w:val="22"/>
        </w:rPr>
        <w:t xml:space="preserve"> SNPs</w:t>
      </w:r>
      <w:r w:rsidR="00DF2F07">
        <w:rPr>
          <w:rFonts w:ascii="Arial" w:hAnsi="Arial" w:cs="Arial"/>
          <w:sz w:val="22"/>
          <w:szCs w:val="22"/>
        </w:rPr>
        <w:t xml:space="preserve"> of the fixed</w:t>
      </w:r>
      <w:r w:rsidR="007A2FB5">
        <w:rPr>
          <w:rFonts w:ascii="Arial" w:hAnsi="Arial" w:cs="Arial"/>
          <w:sz w:val="22"/>
          <w:szCs w:val="22"/>
        </w:rPr>
        <w:t xml:space="preserve"> SNP (a) </w:t>
      </w:r>
      <w:r w:rsidR="00CD2010" w:rsidRPr="00D97A7F">
        <w:rPr>
          <w:rFonts w:ascii="Arial" w:hAnsi="Arial" w:cs="Arial"/>
          <w:sz w:val="22"/>
          <w:szCs w:val="22"/>
        </w:rPr>
        <w:t>from those within the same LD value range</w:t>
      </w:r>
      <w:r w:rsidR="007A2FB5">
        <w:rPr>
          <w:rFonts w:ascii="Arial" w:hAnsi="Arial" w:cs="Arial"/>
          <w:sz w:val="22"/>
          <w:szCs w:val="22"/>
        </w:rPr>
        <w:t xml:space="preserve"> of the SNP </w:t>
      </w:r>
      <w:r w:rsidR="005A5D50">
        <w:rPr>
          <w:rFonts w:ascii="Arial" w:hAnsi="Arial" w:cs="Arial"/>
          <w:sz w:val="22"/>
          <w:szCs w:val="22"/>
        </w:rPr>
        <w:t>pair for the</w:t>
      </w:r>
      <w:r w:rsidR="00DF2F07">
        <w:rPr>
          <w:rFonts w:ascii="Arial" w:hAnsi="Arial" w:cs="Arial"/>
          <w:sz w:val="22"/>
          <w:szCs w:val="22"/>
        </w:rPr>
        <w:t xml:space="preserve"> fixed</w:t>
      </w:r>
      <w:r w:rsidR="005A5D50">
        <w:rPr>
          <w:rFonts w:ascii="Arial" w:hAnsi="Arial" w:cs="Arial"/>
          <w:sz w:val="22"/>
          <w:szCs w:val="22"/>
        </w:rPr>
        <w:t xml:space="preserve"> SNP (a)</w:t>
      </w:r>
      <w:r w:rsidR="00CD2010" w:rsidRPr="00D97A7F">
        <w:rPr>
          <w:rFonts w:ascii="Arial" w:hAnsi="Arial" w:cs="Arial"/>
          <w:sz w:val="22"/>
          <w:szCs w:val="22"/>
        </w:rPr>
        <w:t>, tentatively 10</w:t>
      </w:r>
      <w:r w:rsidR="005A5D50">
        <w:rPr>
          <w:rFonts w:ascii="Arial" w:hAnsi="Arial" w:cs="Arial"/>
          <w:sz w:val="22"/>
          <w:szCs w:val="22"/>
        </w:rPr>
        <w:t xml:space="preserve"> LD</w:t>
      </w:r>
      <w:r w:rsidR="00CD2010" w:rsidRPr="00D97A7F">
        <w:rPr>
          <w:rFonts w:ascii="Arial" w:hAnsi="Arial" w:cs="Arial"/>
          <w:sz w:val="22"/>
          <w:szCs w:val="22"/>
        </w:rPr>
        <w:t xml:space="preserve"> ranges equally divided from 0 to 1</w:t>
      </w:r>
      <w:r w:rsidR="006546A1" w:rsidRPr="00D97A7F">
        <w:rPr>
          <w:rFonts w:ascii="Arial" w:hAnsi="Arial" w:cs="Arial"/>
          <w:sz w:val="22"/>
          <w:szCs w:val="22"/>
        </w:rPr>
        <w:t xml:space="preserve"> but </w:t>
      </w:r>
      <w:r w:rsidR="005A5D50">
        <w:rPr>
          <w:rFonts w:ascii="Arial" w:hAnsi="Arial" w:cs="Arial"/>
          <w:sz w:val="22"/>
          <w:szCs w:val="22"/>
        </w:rPr>
        <w:t>can</w:t>
      </w:r>
      <w:r w:rsidR="006546A1" w:rsidRPr="00D97A7F">
        <w:rPr>
          <w:rFonts w:ascii="Arial" w:hAnsi="Arial" w:cs="Arial"/>
          <w:sz w:val="22"/>
          <w:szCs w:val="22"/>
        </w:rPr>
        <w:t xml:space="preserve"> be </w:t>
      </w:r>
      <w:r w:rsidR="005A5D50">
        <w:rPr>
          <w:rFonts w:ascii="Arial" w:hAnsi="Arial" w:cs="Arial"/>
          <w:sz w:val="22"/>
          <w:szCs w:val="22"/>
        </w:rPr>
        <w:t>changed</w:t>
      </w:r>
      <w:r w:rsidR="006546A1" w:rsidRPr="00D97A7F">
        <w:rPr>
          <w:rFonts w:ascii="Arial" w:hAnsi="Arial" w:cs="Arial"/>
          <w:sz w:val="22"/>
          <w:szCs w:val="22"/>
        </w:rPr>
        <w:t xml:space="preserve"> to</w:t>
      </w:r>
      <w:r w:rsidR="005A5D50">
        <w:rPr>
          <w:rFonts w:ascii="Arial" w:hAnsi="Arial" w:cs="Arial"/>
          <w:sz w:val="22"/>
          <w:szCs w:val="22"/>
        </w:rPr>
        <w:t xml:space="preserve"> other</w:t>
      </w:r>
      <w:r w:rsidR="001E5A33">
        <w:rPr>
          <w:rFonts w:ascii="Arial" w:hAnsi="Arial" w:cs="Arial"/>
          <w:sz w:val="22"/>
          <w:szCs w:val="22"/>
        </w:rPr>
        <w:t xml:space="preserve"> division numbers to</w:t>
      </w:r>
      <w:r w:rsidR="006546A1" w:rsidRPr="00D97A7F">
        <w:rPr>
          <w:rFonts w:ascii="Arial" w:hAnsi="Arial" w:cs="Arial"/>
          <w:sz w:val="22"/>
          <w:szCs w:val="22"/>
        </w:rPr>
        <w:t xml:space="preserve"> balance the power and computational efficiency</w:t>
      </w:r>
      <w:r w:rsidR="00CD2010" w:rsidRPr="00D97A7F">
        <w:rPr>
          <w:rFonts w:ascii="Arial" w:hAnsi="Arial" w:cs="Arial"/>
          <w:sz w:val="22"/>
          <w:szCs w:val="22"/>
        </w:rPr>
        <w:t xml:space="preserve">.  </w:t>
      </w:r>
      <w:r w:rsidR="00DF2F07">
        <w:rPr>
          <w:rFonts w:ascii="Arial" w:hAnsi="Arial" w:cs="Arial"/>
          <w:sz w:val="22"/>
          <w:szCs w:val="22"/>
        </w:rPr>
        <w:t>We will calculate t</w:t>
      </w:r>
      <w:r w:rsidR="00CD2010" w:rsidRPr="00D97A7F">
        <w:rPr>
          <w:rFonts w:ascii="Arial" w:hAnsi="Arial" w:cs="Arial"/>
          <w:sz w:val="22"/>
          <w:szCs w:val="22"/>
        </w:rPr>
        <w:t>he distance between the resampled SNP and the fixed SNP</w:t>
      </w:r>
      <w:r w:rsidR="00DF2F07">
        <w:rPr>
          <w:rFonts w:ascii="Arial" w:hAnsi="Arial" w:cs="Arial"/>
          <w:sz w:val="22"/>
          <w:szCs w:val="22"/>
        </w:rPr>
        <w:t xml:space="preserve"> </w:t>
      </w:r>
      <w:r w:rsidR="00DF2F07" w:rsidRPr="00D97A7F">
        <w:rPr>
          <w:rFonts w:ascii="Arial" w:hAnsi="Arial" w:cs="Arial"/>
          <w:sz w:val="22"/>
          <w:szCs w:val="22"/>
        </w:rPr>
        <w:t>in the common factor space</w:t>
      </w:r>
      <w:r w:rsidR="00DF2F07">
        <w:rPr>
          <w:rFonts w:ascii="Arial" w:hAnsi="Arial" w:cs="Arial"/>
          <w:sz w:val="22"/>
          <w:szCs w:val="22"/>
        </w:rPr>
        <w:t xml:space="preserve"> for each resampling SNP</w:t>
      </w:r>
      <w:r w:rsidR="00CD2010" w:rsidRPr="00D97A7F">
        <w:rPr>
          <w:rFonts w:ascii="Arial" w:hAnsi="Arial" w:cs="Arial"/>
          <w:sz w:val="22"/>
          <w:szCs w:val="22"/>
        </w:rPr>
        <w:t xml:space="preserve"> and the</w:t>
      </w:r>
      <w:r w:rsidR="00DF2F07">
        <w:rPr>
          <w:rFonts w:ascii="Arial" w:hAnsi="Arial" w:cs="Arial"/>
          <w:sz w:val="22"/>
          <w:szCs w:val="22"/>
        </w:rPr>
        <w:t xml:space="preserve"> designate the</w:t>
      </w:r>
      <w:r w:rsidR="00CD2010" w:rsidRPr="00D97A7F">
        <w:rPr>
          <w:rFonts w:ascii="Arial" w:hAnsi="Arial" w:cs="Arial"/>
          <w:sz w:val="22"/>
          <w:szCs w:val="22"/>
        </w:rPr>
        <w:t xml:space="preserve"> proportion of resampled SNPs yielded smaller or equal distance as the nominal p-value</w:t>
      </w:r>
      <w:r w:rsidR="00DF2F07">
        <w:rPr>
          <w:rFonts w:ascii="Arial" w:hAnsi="Arial" w:cs="Arial"/>
          <w:sz w:val="22"/>
          <w:szCs w:val="22"/>
        </w:rPr>
        <w:t xml:space="preserve"> of the SNP pair</w:t>
      </w:r>
      <w:r w:rsidR="00CD2010" w:rsidRPr="00D97A7F">
        <w:rPr>
          <w:rFonts w:ascii="Arial" w:hAnsi="Arial" w:cs="Arial"/>
          <w:sz w:val="22"/>
          <w:szCs w:val="22"/>
        </w:rPr>
        <w:t xml:space="preserve"> </w:t>
      </w:r>
      <w:r w:rsidR="00DF2F07">
        <w:rPr>
          <w:rFonts w:ascii="Arial" w:hAnsi="Arial" w:cs="Arial"/>
          <w:noProof/>
          <w:sz w:val="22"/>
          <w:szCs w:val="22"/>
        </w:rPr>
        <w:t>by</w:t>
      </w:r>
      <w:r w:rsidR="00CD2010" w:rsidRPr="00D97A7F">
        <w:rPr>
          <w:rFonts w:ascii="Arial" w:hAnsi="Arial" w:cs="Arial"/>
          <w:sz w:val="22"/>
          <w:szCs w:val="22"/>
        </w:rPr>
        <w:t xml:space="preserve"> the fixed SNP.</w:t>
      </w:r>
    </w:p>
    <w:p w14:paraId="341AC121" w14:textId="2986CE6E" w:rsidR="006546A1" w:rsidRPr="00D97A7F" w:rsidRDefault="00DC78DE" w:rsidP="00D97A7F">
      <w:pPr>
        <w:pStyle w:val="ListParagraph"/>
        <w:numPr>
          <w:ilvl w:val="0"/>
          <w:numId w:val="3"/>
        </w:numPr>
        <w:rPr>
          <w:rFonts w:ascii="Arial" w:hAnsi="Arial" w:cs="Arial"/>
          <w:sz w:val="22"/>
          <w:szCs w:val="22"/>
        </w:rPr>
      </w:pPr>
      <w:r w:rsidRPr="00DC78DE">
        <w:rPr>
          <w:rFonts w:ascii="Arial" w:hAnsi="Arial" w:cs="Arial"/>
          <w:sz w:val="22"/>
          <w:szCs w:val="22"/>
        </w:rPr>
        <w:t>For</w:t>
      </w:r>
      <w:r w:rsidR="00DF040B">
        <w:rPr>
          <w:rFonts w:ascii="Arial" w:hAnsi="Arial" w:cs="Arial"/>
          <w:sz w:val="22"/>
          <w:szCs w:val="22"/>
        </w:rPr>
        <w:t xml:space="preserve"> the</w:t>
      </w:r>
      <w:r w:rsidRPr="00DC78DE">
        <w:rPr>
          <w:rFonts w:ascii="Arial" w:hAnsi="Arial" w:cs="Arial"/>
          <w:sz w:val="22"/>
          <w:szCs w:val="22"/>
        </w:rPr>
        <w:t xml:space="preserve"> </w:t>
      </w:r>
      <w:r w:rsidR="00DF2F07">
        <w:rPr>
          <w:rFonts w:ascii="Arial" w:hAnsi="Arial" w:cs="Arial"/>
          <w:noProof/>
          <w:sz w:val="22"/>
          <w:szCs w:val="22"/>
        </w:rPr>
        <w:t>same SNP</w:t>
      </w:r>
      <w:r w:rsidRPr="006F1FD7">
        <w:rPr>
          <w:rFonts w:ascii="Arial" w:hAnsi="Arial" w:cs="Arial"/>
          <w:noProof/>
          <w:sz w:val="22"/>
          <w:szCs w:val="22"/>
        </w:rPr>
        <w:t xml:space="preserve"> pair</w:t>
      </w:r>
      <w:r w:rsidR="00DF2F07">
        <w:rPr>
          <w:rFonts w:ascii="Arial" w:hAnsi="Arial" w:cs="Arial"/>
          <w:sz w:val="22"/>
          <w:szCs w:val="22"/>
        </w:rPr>
        <w:t xml:space="preserve"> (SNP </w:t>
      </w:r>
      <w:r w:rsidR="00DF2F07" w:rsidRPr="004A5A3E">
        <w:rPr>
          <w:rFonts w:ascii="Arial" w:hAnsi="Arial" w:cs="Arial"/>
          <w:i/>
          <w:sz w:val="22"/>
          <w:szCs w:val="22"/>
        </w:rPr>
        <w:t>a</w:t>
      </w:r>
      <w:r w:rsidR="00DF2F07">
        <w:rPr>
          <w:rFonts w:ascii="Arial" w:hAnsi="Arial" w:cs="Arial"/>
          <w:sz w:val="22"/>
          <w:szCs w:val="22"/>
        </w:rPr>
        <w:t xml:space="preserve"> and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the other SNP</w:t>
      </w:r>
      <w:r w:rsidR="00DF2F07">
        <w:rPr>
          <w:rFonts w:ascii="Arial" w:hAnsi="Arial" w:cs="Arial"/>
          <w:sz w:val="22"/>
          <w:szCs w:val="22"/>
        </w:rPr>
        <w:t xml:space="preserve">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 xml:space="preserve"> and conduct similar procedures for the other SNP. We average the two nominal p-values</w:t>
      </w:r>
      <w:r w:rsidR="00DF2F07">
        <w:rPr>
          <w:rFonts w:ascii="Arial" w:hAnsi="Arial" w:cs="Arial"/>
          <w:sz w:val="22"/>
          <w:szCs w:val="22"/>
        </w:rPr>
        <w:t xml:space="preserve"> arising from the two SNPs</w:t>
      </w:r>
      <w:r w:rsidR="00CD2010" w:rsidRPr="00D97A7F">
        <w:rPr>
          <w:rFonts w:ascii="Arial" w:hAnsi="Arial" w:cs="Arial"/>
          <w:sz w:val="22"/>
          <w:szCs w:val="22"/>
        </w:rPr>
        <w:t xml:space="preserve"> and </w:t>
      </w:r>
      <w:r w:rsidR="00DF2F07">
        <w:rPr>
          <w:rFonts w:ascii="Arial" w:hAnsi="Arial" w:cs="Arial"/>
          <w:sz w:val="22"/>
          <w:szCs w:val="22"/>
        </w:rPr>
        <w:t>obtain</w:t>
      </w:r>
      <w:r w:rsidR="00CD2010" w:rsidRPr="00D97A7F">
        <w:rPr>
          <w:rFonts w:ascii="Arial" w:hAnsi="Arial" w:cs="Arial"/>
          <w:sz w:val="22"/>
          <w:szCs w:val="22"/>
        </w:rPr>
        <w:t xml:space="preserve"> the nominal p-value for the</w:t>
      </w:r>
      <w:r w:rsidR="00DF2F07">
        <w:rPr>
          <w:rFonts w:ascii="Arial" w:hAnsi="Arial" w:cs="Arial"/>
          <w:sz w:val="22"/>
          <w:szCs w:val="22"/>
        </w:rPr>
        <w:t xml:space="preserve"> SNP</w:t>
      </w:r>
      <w:r w:rsidR="00CD2010" w:rsidRPr="00D97A7F">
        <w:rPr>
          <w:rFonts w:ascii="Arial" w:hAnsi="Arial" w:cs="Arial"/>
          <w:sz w:val="22"/>
          <w:szCs w:val="22"/>
        </w:rPr>
        <w:t xml:space="preserve"> pair. </w:t>
      </w:r>
    </w:p>
    <w:p w14:paraId="1839EF2F" w14:textId="3A8A01DC" w:rsidR="006546A1" w:rsidRPr="00D97A7F" w:rsidRDefault="006546A1" w:rsidP="00D97A7F">
      <w:pPr>
        <w:pStyle w:val="ListParagraph"/>
        <w:numPr>
          <w:ilvl w:val="0"/>
          <w:numId w:val="3"/>
        </w:numPr>
        <w:spacing w:before="200"/>
        <w:rPr>
          <w:rFonts w:ascii="Arial" w:hAnsi="Arial" w:cs="Arial"/>
          <w:sz w:val="22"/>
          <w:szCs w:val="22"/>
        </w:rPr>
      </w:pPr>
      <w:r w:rsidRPr="00D97A7F">
        <w:rPr>
          <w:rFonts w:ascii="Arial" w:hAnsi="Arial" w:cs="Arial"/>
          <w:sz w:val="22"/>
          <w:szCs w:val="22"/>
        </w:rPr>
        <w:t>We perform the above procedures similarly for all SNP pairs and correct multiple comparisons</w:t>
      </w:r>
      <w:r w:rsidR="00DF2F07">
        <w:rPr>
          <w:rFonts w:ascii="Arial" w:hAnsi="Arial" w:cs="Arial"/>
          <w:sz w:val="22"/>
          <w:szCs w:val="22"/>
        </w:rPr>
        <w:t xml:space="preserve"> of all pairs</w:t>
      </w:r>
      <w:r w:rsidRPr="00D97A7F">
        <w:rPr>
          <w:rFonts w:ascii="Arial" w:hAnsi="Arial" w:cs="Arial"/>
          <w:sz w:val="22"/>
          <w:szCs w:val="22"/>
        </w:rPr>
        <w:t xml:space="preserve"> by false discovery rate (FDR). </w:t>
      </w:r>
    </w:p>
    <w:p w14:paraId="73181504" w14:textId="76554EC0" w:rsidR="006546A1" w:rsidRPr="00E674CA" w:rsidRDefault="00DF2F07" w:rsidP="00D97A7F">
      <w:pPr>
        <w:pStyle w:val="ListParagraph"/>
        <w:numPr>
          <w:ilvl w:val="0"/>
          <w:numId w:val="3"/>
        </w:numPr>
      </w:pPr>
      <w:r>
        <w:rPr>
          <w:rFonts w:ascii="Arial" w:hAnsi="Arial" w:cs="Arial"/>
          <w:sz w:val="22"/>
          <w:szCs w:val="22"/>
        </w:rPr>
        <w:t>Prioritize</w:t>
      </w:r>
      <w:r w:rsidR="006546A1" w:rsidRPr="00D97A7F">
        <w:rPr>
          <w:rFonts w:ascii="Arial" w:hAnsi="Arial" w:cs="Arial"/>
          <w:sz w:val="22"/>
          <w:szCs w:val="22"/>
        </w:rPr>
        <w:t xml:space="preserve"> SNP pairs with FDR&lt;0.05 as </w:t>
      </w:r>
      <w:r>
        <w:rPr>
          <w:rFonts w:ascii="Arial" w:hAnsi="Arial" w:cs="Arial"/>
          <w:sz w:val="22"/>
          <w:szCs w:val="22"/>
        </w:rPr>
        <w:t>tentative</w:t>
      </w:r>
      <w:r w:rsidR="006546A1" w:rsidRPr="00D97A7F">
        <w:rPr>
          <w:rFonts w:ascii="Arial" w:hAnsi="Arial" w:cs="Arial"/>
          <w:sz w:val="22"/>
          <w:szCs w:val="22"/>
        </w:rPr>
        <w:t xml:space="preserve"> </w:t>
      </w:r>
      <w:r w:rsidR="006546A1" w:rsidRPr="006F1FD7">
        <w:rPr>
          <w:rFonts w:ascii="Arial" w:hAnsi="Arial" w:cs="Arial"/>
          <w:noProof/>
          <w:sz w:val="22"/>
          <w:szCs w:val="22"/>
        </w:rPr>
        <w:t>cooperative</w:t>
      </w:r>
      <w:r w:rsidR="006546A1" w:rsidRPr="00D97A7F">
        <w:rPr>
          <w:rFonts w:ascii="Arial" w:hAnsi="Arial" w:cs="Arial"/>
          <w:sz w:val="22"/>
          <w:szCs w:val="22"/>
        </w:rPr>
        <w:t xml:space="preserve"> SNPs if both SNPs in the pair</w:t>
      </w:r>
      <w:r>
        <w:rPr>
          <w:rFonts w:ascii="Arial" w:hAnsi="Arial" w:cs="Arial"/>
          <w:sz w:val="22"/>
          <w:szCs w:val="22"/>
        </w:rPr>
        <w:t>s</w:t>
      </w:r>
      <w:r w:rsidR="006546A1" w:rsidRPr="00D97A7F">
        <w:rPr>
          <w:rFonts w:ascii="Arial" w:eastAsia="SimSun" w:hAnsi="Arial" w:cs="Arial"/>
          <w:sz w:val="22"/>
          <w:szCs w:val="22"/>
          <w:lang w:eastAsia="zh-CN"/>
        </w:rPr>
        <w:t xml:space="preserve"> </w:t>
      </w:r>
      <w:r w:rsidR="00DF040B">
        <w:rPr>
          <w:rFonts w:ascii="Arial" w:eastAsia="SimSun" w:hAnsi="Arial" w:cs="Arial"/>
          <w:noProof/>
          <w:sz w:val="22"/>
          <w:szCs w:val="22"/>
          <w:lang w:eastAsia="zh-CN"/>
        </w:rPr>
        <w:t>are</w:t>
      </w:r>
      <w:r w:rsidR="006546A1" w:rsidRPr="006F1FD7">
        <w:rPr>
          <w:rFonts w:ascii="Arial" w:hAnsi="Arial" w:cs="Arial"/>
          <w:noProof/>
          <w:sz w:val="22"/>
          <w:szCs w:val="22"/>
        </w:rPr>
        <w:t xml:space="preserve"> associated</w:t>
      </w:r>
      <w:r w:rsidR="006546A1" w:rsidRPr="00D97A7F">
        <w:rPr>
          <w:rFonts w:ascii="Arial" w:hAnsi="Arial" w:cs="Arial"/>
          <w:sz w:val="22"/>
          <w:szCs w:val="22"/>
        </w:rPr>
        <w:t xml:space="preserve"> with the</w:t>
      </w:r>
      <w:r>
        <w:rPr>
          <w:rFonts w:ascii="Arial" w:hAnsi="Arial" w:cs="Arial"/>
          <w:sz w:val="22"/>
          <w:szCs w:val="22"/>
        </w:rPr>
        <w:t xml:space="preserve"> same</w:t>
      </w:r>
      <w:r w:rsidR="006546A1" w:rsidRPr="00D97A7F">
        <w:rPr>
          <w:rFonts w:ascii="Arial" w:hAnsi="Arial" w:cs="Arial"/>
          <w:sz w:val="22"/>
          <w:szCs w:val="22"/>
        </w:rPr>
        <w:t xml:space="preserve"> disease or</w:t>
      </w:r>
      <w:r>
        <w:rPr>
          <w:rFonts w:ascii="Arial" w:hAnsi="Arial" w:cs="Arial"/>
          <w:sz w:val="22"/>
          <w:szCs w:val="22"/>
        </w:rPr>
        <w:t xml:space="preserve"> disease</w:t>
      </w:r>
      <w:r w:rsidR="006546A1" w:rsidRPr="00D97A7F">
        <w:rPr>
          <w:rFonts w:ascii="Arial" w:hAnsi="Arial" w:cs="Arial"/>
          <w:sz w:val="22"/>
          <w:szCs w:val="22"/>
        </w:rPr>
        <w:t xml:space="preserve"> class. </w:t>
      </w:r>
    </w:p>
    <w:p w14:paraId="6B939D3A" w14:textId="3E215FF2" w:rsidR="002F1CA4" w:rsidRDefault="00A80A92" w:rsidP="00C27A26">
      <w:pPr>
        <w:spacing w:before="120"/>
        <w:rPr>
          <w:rFonts w:ascii="Arial" w:hAnsi="Arial" w:cs="Arial"/>
          <w:sz w:val="22"/>
          <w:szCs w:val="22"/>
        </w:rPr>
      </w:pPr>
      <w:r>
        <w:rPr>
          <w:rFonts w:ascii="Arial" w:hAnsi="Arial" w:cs="Arial"/>
          <w:sz w:val="22"/>
          <w:szCs w:val="22"/>
        </w:rPr>
        <w:t>We have extensive experience</w:t>
      </w:r>
      <w:r w:rsidR="00AA6520">
        <w:rPr>
          <w:rFonts w:ascii="Arial" w:hAnsi="Arial" w:cs="Arial"/>
          <w:sz w:val="22"/>
          <w:szCs w:val="22"/>
        </w:rPr>
        <w:t>s</w:t>
      </w:r>
      <w:r>
        <w:rPr>
          <w:rFonts w:ascii="Arial" w:hAnsi="Arial" w:cs="Arial"/>
          <w:sz w:val="22"/>
          <w:szCs w:val="22"/>
        </w:rPr>
        <w:t xml:space="preserve"> in conducting</w:t>
      </w:r>
      <w:r w:rsidR="00AA6520">
        <w:rPr>
          <w:rFonts w:ascii="Arial" w:hAnsi="Arial" w:cs="Arial"/>
          <w:sz w:val="22"/>
          <w:szCs w:val="22"/>
        </w:rPr>
        <w:t xml:space="preserve"> such</w:t>
      </w:r>
      <w:r>
        <w:rPr>
          <w:rFonts w:ascii="Arial" w:hAnsi="Arial" w:cs="Arial"/>
          <w:sz w:val="22"/>
          <w:szCs w:val="22"/>
        </w:rPr>
        <w:t xml:space="preserve"> empirical</w:t>
      </w:r>
      <w:r w:rsidR="00AA6520">
        <w:rPr>
          <w:rFonts w:ascii="Arial" w:hAnsi="Arial" w:cs="Arial"/>
          <w:sz w:val="22"/>
          <w:szCs w:val="22"/>
        </w:rPr>
        <w:t xml:space="preserve"> statistical studies, using </w:t>
      </w:r>
      <w:r>
        <w:rPr>
          <w:rFonts w:ascii="Arial" w:hAnsi="Arial" w:cs="Arial"/>
          <w:sz w:val="22"/>
          <w:szCs w:val="22"/>
        </w:rPr>
        <w:t>hig</w:t>
      </w:r>
      <w:r w:rsidR="00AA6520">
        <w:rPr>
          <w:rFonts w:ascii="Arial" w:hAnsi="Arial" w:cs="Arial"/>
          <w:sz w:val="22"/>
          <w:szCs w:val="22"/>
        </w:rPr>
        <w:t xml:space="preserve">h performance computing </w:t>
      </w:r>
      <w:r>
        <w:rPr>
          <w:rFonts w:ascii="Arial" w:hAnsi="Arial" w:cs="Arial"/>
          <w:sz w:val="22"/>
          <w:szCs w:val="22"/>
        </w:rPr>
        <w:t>(HPC)</w:t>
      </w:r>
      <w:r w:rsidR="00AA6520">
        <w:rPr>
          <w:rFonts w:ascii="Arial" w:hAnsi="Arial" w:cs="Arial"/>
          <w:sz w:val="22"/>
          <w:szCs w:val="22"/>
        </w:rPr>
        <w:t xml:space="preserve"> both in and </w:t>
      </w:r>
      <w:r w:rsidR="00DF040B">
        <w:rPr>
          <w:rFonts w:ascii="Arial" w:hAnsi="Arial" w:cs="Arial"/>
          <w:sz w:val="22"/>
          <w:szCs w:val="22"/>
        </w:rPr>
        <w:t>off</w:t>
      </w:r>
      <w:r w:rsidR="00AA6520">
        <w:rPr>
          <w:rFonts w:ascii="Arial" w:hAnsi="Arial" w:cs="Arial"/>
          <w:sz w:val="22"/>
          <w:szCs w:val="22"/>
        </w:rPr>
        <w:t xml:space="preserve"> campus</w:t>
      </w:r>
      <w:r>
        <w:rPr>
          <w:rFonts w:ascii="Arial" w:hAnsi="Arial" w:cs="Arial"/>
          <w:sz w:val="22"/>
          <w:szCs w:val="22"/>
        </w:rPr>
        <w:t xml:space="preserve">. </w:t>
      </w:r>
      <w:r w:rsidR="00501FD3">
        <w:rPr>
          <w:rFonts w:ascii="Arial" w:hAnsi="Arial" w:cs="Arial"/>
          <w:sz w:val="22"/>
          <w:szCs w:val="22"/>
        </w:rPr>
        <w:t>W</w:t>
      </w:r>
      <w:r w:rsidR="00AA6520">
        <w:rPr>
          <w:rFonts w:ascii="Arial" w:hAnsi="Arial" w:cs="Arial"/>
          <w:sz w:val="22"/>
          <w:szCs w:val="22"/>
        </w:rPr>
        <w:t>e have</w:t>
      </w:r>
      <w:r>
        <w:rPr>
          <w:rFonts w:ascii="Arial" w:hAnsi="Arial" w:cs="Arial"/>
          <w:sz w:val="22"/>
          <w:szCs w:val="22"/>
        </w:rPr>
        <w:t xml:space="preserve"> 5% of</w:t>
      </w:r>
      <w:r w:rsidR="00AA6520">
        <w:rPr>
          <w:rFonts w:ascii="Arial" w:hAnsi="Arial" w:cs="Arial"/>
          <w:sz w:val="22"/>
          <w:szCs w:val="22"/>
        </w:rPr>
        <w:t xml:space="preserve"> the access (equivalent to </w:t>
      </w:r>
      <w:r w:rsidR="00561AE5">
        <w:rPr>
          <w:rFonts w:ascii="Arial" w:hAnsi="Arial" w:cs="Arial"/>
          <w:sz w:val="22"/>
          <w:szCs w:val="22"/>
        </w:rPr>
        <w:t>~</w:t>
      </w:r>
      <w:r w:rsidR="00AA6520">
        <w:rPr>
          <w:rFonts w:ascii="Arial" w:hAnsi="Arial" w:cs="Arial"/>
          <w:sz w:val="22"/>
          <w:szCs w:val="22"/>
        </w:rPr>
        <w:t xml:space="preserve">1000 cores) in the Beagle system </w:t>
      </w:r>
      <w:r w:rsidR="00561AE5">
        <w:rPr>
          <w:rFonts w:ascii="Arial" w:hAnsi="Arial" w:cs="Arial"/>
          <w:sz w:val="22"/>
          <w:szCs w:val="22"/>
        </w:rPr>
        <w:t>hosted</w:t>
      </w:r>
      <w:r>
        <w:rPr>
          <w:rFonts w:ascii="Arial" w:hAnsi="Arial" w:cs="Arial"/>
          <w:sz w:val="22"/>
          <w:szCs w:val="22"/>
        </w:rPr>
        <w:t xml:space="preserve"> by the University of Chicago and </w:t>
      </w:r>
      <w:r w:rsidR="00561AE5">
        <w:rPr>
          <w:rFonts w:ascii="Arial" w:hAnsi="Arial" w:cs="Arial"/>
          <w:sz w:val="22"/>
          <w:szCs w:val="22"/>
        </w:rPr>
        <w:t xml:space="preserve">the </w:t>
      </w:r>
      <w:r>
        <w:rPr>
          <w:rFonts w:ascii="Arial" w:hAnsi="Arial" w:cs="Arial"/>
          <w:sz w:val="22"/>
          <w:szCs w:val="22"/>
        </w:rPr>
        <w:t>Argonne National Laboratory. We have co</w:t>
      </w:r>
      <w:r w:rsidR="004F142D">
        <w:rPr>
          <w:rFonts w:ascii="Arial" w:hAnsi="Arial" w:cs="Arial"/>
          <w:sz w:val="22"/>
          <w:szCs w:val="22"/>
        </w:rPr>
        <w:t>nducted 100,000 permutations</w:t>
      </w:r>
      <w:r w:rsidR="00141BA1">
        <w:rPr>
          <w:rFonts w:ascii="Arial" w:hAnsi="Arial" w:cs="Arial"/>
          <w:sz w:val="22"/>
          <w:szCs w:val="22"/>
        </w:rPr>
        <w:t xml:space="preserve"> on eQTL association networks</w:t>
      </w:r>
      <w:r w:rsidR="007B1D96">
        <w:rPr>
          <w:rFonts w:ascii="Arial" w:hAnsi="Arial" w:cs="Arial"/>
          <w:sz w:val="22"/>
          <w:szCs w:val="22"/>
        </w:rPr>
        <w:t xml:space="preserve"> between SNPs and mRNAs</w:t>
      </w:r>
      <w:r w:rsidR="00141BA1">
        <w:rPr>
          <w:rFonts w:ascii="Arial" w:hAnsi="Arial" w:cs="Arial"/>
          <w:sz w:val="22"/>
          <w:szCs w:val="22"/>
        </w:rPr>
        <w:t xml:space="preserve"> to</w:t>
      </w:r>
      <w:r w:rsidR="004F142D">
        <w:rPr>
          <w:rFonts w:ascii="Arial" w:hAnsi="Arial" w:cs="Arial"/>
          <w:sz w:val="22"/>
          <w:szCs w:val="22"/>
        </w:rPr>
        <w:t xml:space="preserve"> </w:t>
      </w:r>
      <w:r w:rsidR="00141BA1">
        <w:rPr>
          <w:rFonts w:ascii="Arial" w:hAnsi="Arial" w:cs="Arial"/>
          <w:sz w:val="22"/>
          <w:szCs w:val="22"/>
        </w:rPr>
        <w:t>quantify</w:t>
      </w:r>
      <w:r w:rsidR="004F142D">
        <w:rPr>
          <w:rFonts w:ascii="Arial" w:hAnsi="Arial" w:cs="Arial"/>
          <w:sz w:val="22"/>
          <w:szCs w:val="22"/>
        </w:rPr>
        <w:t xml:space="preserve"> </w:t>
      </w:r>
      <w:r>
        <w:rPr>
          <w:rFonts w:ascii="Arial" w:hAnsi="Arial" w:cs="Arial"/>
          <w:sz w:val="22"/>
          <w:szCs w:val="22"/>
        </w:rPr>
        <w:t>SNP</w:t>
      </w:r>
      <w:r w:rsidR="00141BA1">
        <w:rPr>
          <w:rFonts w:ascii="Arial" w:hAnsi="Arial" w:cs="Arial"/>
          <w:sz w:val="22"/>
          <w:szCs w:val="22"/>
        </w:rPr>
        <w:t>-SNP</w:t>
      </w:r>
      <w:r w:rsidR="007B1D96">
        <w:rPr>
          <w:rFonts w:ascii="Arial" w:hAnsi="Arial" w:cs="Arial"/>
          <w:sz w:val="22"/>
          <w:szCs w:val="22"/>
        </w:rPr>
        <w:t xml:space="preserve"> downstream</w:t>
      </w:r>
      <w:r>
        <w:rPr>
          <w:rFonts w:ascii="Arial" w:hAnsi="Arial" w:cs="Arial"/>
          <w:sz w:val="22"/>
          <w:szCs w:val="22"/>
        </w:rPr>
        <w:t xml:space="preserve"> functional similarity</w:t>
      </w:r>
      <w:r w:rsidR="004F142D">
        <w:rPr>
          <w:rFonts w:ascii="Arial" w:hAnsi="Arial" w:cs="Arial"/>
          <w:sz w:val="22"/>
          <w:szCs w:val="22"/>
        </w:rPr>
        <w:t xml:space="preserve"> </w:t>
      </w:r>
      <w:r>
        <w:rPr>
          <w:rFonts w:ascii="Arial" w:hAnsi="Arial" w:cs="Arial"/>
          <w:sz w:val="22"/>
          <w:szCs w:val="22"/>
        </w:rPr>
        <w:t>and detect</w:t>
      </w:r>
      <w:r w:rsidR="004F142D">
        <w:rPr>
          <w:rFonts w:ascii="Arial" w:hAnsi="Arial" w:cs="Arial"/>
          <w:sz w:val="22"/>
          <w:szCs w:val="22"/>
        </w:rPr>
        <w:t>ed</w:t>
      </w:r>
      <w:r>
        <w:rPr>
          <w:rFonts w:ascii="Arial" w:hAnsi="Arial" w:cs="Arial"/>
          <w:sz w:val="22"/>
          <w:szCs w:val="22"/>
        </w:rPr>
        <w:t xml:space="preserve"> hundreds of cooperative </w:t>
      </w:r>
      <w:r w:rsidR="007B1D96">
        <w:rPr>
          <w:rFonts w:ascii="Arial" w:hAnsi="Arial" w:cs="Arial"/>
          <w:sz w:val="22"/>
          <w:szCs w:val="22"/>
        </w:rPr>
        <w:t xml:space="preserve">SNP </w:t>
      </w:r>
      <w:r>
        <w:rPr>
          <w:rFonts w:ascii="Arial" w:hAnsi="Arial" w:cs="Arial"/>
          <w:sz w:val="22"/>
          <w:szCs w:val="22"/>
        </w:rPr>
        <w:t>pairs with sufficient statistical significance</w:t>
      </w:r>
      <w:r w:rsidR="004F142D">
        <w:rPr>
          <w:rFonts w:ascii="Arial" w:hAnsi="Arial" w:cs="Arial"/>
          <w:sz w:val="22"/>
          <w:szCs w:val="22"/>
        </w:rPr>
        <w:t>s</w:t>
      </w:r>
      <w:r w:rsidR="007B1D96">
        <w:rPr>
          <w:rFonts w:ascii="Arial" w:hAnsi="Arial" w:cs="Arial"/>
          <w:sz w:val="22"/>
          <w:szCs w:val="22"/>
        </w:rPr>
        <w:t xml:space="preserve"> (FDR&lt;0.05)</w:t>
      </w:r>
      <w:r w:rsidR="004F142D">
        <w:rPr>
          <w:rFonts w:ascii="Arial" w:hAnsi="Arial" w:cs="Arial"/>
          <w:sz w:val="22"/>
          <w:szCs w:val="22"/>
        </w:rPr>
        <w:t xml:space="preserve"> that were</w:t>
      </w:r>
      <w:r>
        <w:rPr>
          <w:rFonts w:ascii="Arial" w:hAnsi="Arial" w:cs="Arial"/>
          <w:sz w:val="22"/>
          <w:szCs w:val="22"/>
        </w:rPr>
        <w:t xml:space="preserve"> exclusively approa</w:t>
      </w:r>
      <w:r w:rsidR="004F142D">
        <w:rPr>
          <w:rFonts w:ascii="Arial" w:hAnsi="Arial" w:cs="Arial"/>
          <w:sz w:val="22"/>
          <w:szCs w:val="22"/>
        </w:rPr>
        <w:t>chable by this big data approach</w:t>
      </w:r>
      <w:r>
        <w:rPr>
          <w:rFonts w:ascii="Arial" w:hAnsi="Arial" w:cs="Arial"/>
          <w:sz w:val="22"/>
          <w:szCs w:val="22"/>
        </w:rPr>
        <w:t xml:space="preserve">. </w:t>
      </w:r>
      <w:r w:rsidR="00C27A26" w:rsidRPr="00C27A26">
        <w:rPr>
          <w:rFonts w:ascii="Arial" w:hAnsi="Arial" w:cs="Arial"/>
          <w:sz w:val="22"/>
          <w:szCs w:val="22"/>
        </w:rPr>
        <w:t xml:space="preserve"> </w:t>
      </w:r>
    </w:p>
    <w:p w14:paraId="2CE761DE" w14:textId="326491D7" w:rsidR="00B94785" w:rsidRDefault="00B94785" w:rsidP="00C27A26">
      <w:pPr>
        <w:spacing w:before="120"/>
        <w:rPr>
          <w:rFonts w:ascii="Arial" w:hAnsi="Arial" w:cs="Arial"/>
          <w:sz w:val="22"/>
          <w:szCs w:val="22"/>
        </w:rPr>
      </w:pPr>
      <w:r w:rsidRPr="004A5A3E">
        <w:rPr>
          <w:rFonts w:ascii="Arial" w:hAnsi="Arial" w:cs="Arial"/>
          <w:i/>
          <w:sz w:val="22"/>
          <w:szCs w:val="22"/>
        </w:rPr>
        <w:t>Internal evaluation</w:t>
      </w:r>
      <w:r>
        <w:rPr>
          <w:rFonts w:ascii="Arial" w:hAnsi="Arial" w:cs="Arial"/>
          <w:sz w:val="22"/>
          <w:szCs w:val="22"/>
        </w:rPr>
        <w:t>: if the measure of SNP similarity/d</w:t>
      </w:r>
      <w:r w:rsidR="00D10B6F">
        <w:rPr>
          <w:rFonts w:ascii="Arial" w:hAnsi="Arial" w:cs="Arial"/>
          <w:sz w:val="22"/>
          <w:szCs w:val="22"/>
        </w:rPr>
        <w:t xml:space="preserve">istance works, </w:t>
      </w:r>
      <w:r w:rsidR="00561AE5">
        <w:rPr>
          <w:rFonts w:ascii="Arial" w:hAnsi="Arial" w:cs="Arial"/>
          <w:sz w:val="22"/>
          <w:szCs w:val="22"/>
        </w:rPr>
        <w:t xml:space="preserve">significant </w:t>
      </w:r>
      <w:r w:rsidR="00D10B6F">
        <w:rPr>
          <w:rFonts w:ascii="Arial" w:hAnsi="Arial" w:cs="Arial"/>
          <w:sz w:val="22"/>
          <w:szCs w:val="22"/>
        </w:rPr>
        <w:t>similar SNPs</w:t>
      </w:r>
      <w:r w:rsidR="00561AE5">
        <w:rPr>
          <w:rFonts w:ascii="Arial" w:hAnsi="Arial" w:cs="Arial"/>
          <w:sz w:val="22"/>
          <w:szCs w:val="22"/>
        </w:rPr>
        <w:t xml:space="preserve"> </w:t>
      </w:r>
      <w:r w:rsidR="00D10B6F">
        <w:rPr>
          <w:rFonts w:ascii="Arial" w:hAnsi="Arial" w:cs="Arial"/>
          <w:sz w:val="22"/>
          <w:szCs w:val="22"/>
        </w:rPr>
        <w:t>should</w:t>
      </w:r>
      <w:r>
        <w:rPr>
          <w:rFonts w:ascii="Arial" w:hAnsi="Arial" w:cs="Arial"/>
          <w:sz w:val="22"/>
          <w:szCs w:val="22"/>
        </w:rPr>
        <w:t xml:space="preserve"> be enriched in the same diseases as compared to distinct diseases,</w:t>
      </w:r>
      <w:r w:rsidR="00561AE5">
        <w:rPr>
          <w:rFonts w:ascii="Arial" w:hAnsi="Arial" w:cs="Arial"/>
          <w:sz w:val="22"/>
          <w:szCs w:val="22"/>
        </w:rPr>
        <w:t xml:space="preserve"> </w:t>
      </w:r>
      <w:r>
        <w:rPr>
          <w:rFonts w:ascii="Arial" w:hAnsi="Arial" w:cs="Arial"/>
          <w:sz w:val="22"/>
          <w:szCs w:val="22"/>
        </w:rPr>
        <w:t>in the same disease class as compared to distinct disease class</w:t>
      </w:r>
      <w:r w:rsidR="00D10B6F">
        <w:rPr>
          <w:rFonts w:ascii="Arial" w:hAnsi="Arial" w:cs="Arial"/>
          <w:sz w:val="22"/>
          <w:szCs w:val="22"/>
        </w:rPr>
        <w:t>es</w:t>
      </w:r>
      <w:r>
        <w:rPr>
          <w:rFonts w:ascii="Arial" w:hAnsi="Arial" w:cs="Arial"/>
          <w:sz w:val="22"/>
          <w:szCs w:val="22"/>
        </w:rPr>
        <w:t>. The similarity of L</w:t>
      </w:r>
      <w:r w:rsidR="00D10B6F">
        <w:rPr>
          <w:rFonts w:ascii="Arial" w:hAnsi="Arial" w:cs="Arial"/>
          <w:sz w:val="22"/>
          <w:szCs w:val="22"/>
        </w:rPr>
        <w:t xml:space="preserve">D SNPs </w:t>
      </w:r>
      <w:r w:rsidR="002C0100">
        <w:rPr>
          <w:rFonts w:ascii="Arial" w:eastAsia="SimSun" w:hAnsi="Arial" w:cs="Arial" w:hint="eastAsia"/>
          <w:noProof/>
          <w:sz w:val="22"/>
          <w:szCs w:val="22"/>
          <w:lang w:eastAsia="zh-CN"/>
        </w:rPr>
        <w:t xml:space="preserve">may </w:t>
      </w:r>
      <w:r w:rsidR="00561AE5">
        <w:rPr>
          <w:rFonts w:ascii="Arial" w:eastAsia="SimSun" w:hAnsi="Arial" w:cs="Arial"/>
          <w:sz w:val="22"/>
          <w:szCs w:val="22"/>
          <w:lang w:eastAsia="zh-CN"/>
        </w:rPr>
        <w:t>be confounded</w:t>
      </w:r>
      <w:r>
        <w:rPr>
          <w:rFonts w:ascii="Arial" w:hAnsi="Arial" w:cs="Arial"/>
          <w:sz w:val="22"/>
          <w:szCs w:val="22"/>
        </w:rPr>
        <w:t xml:space="preserve"> </w:t>
      </w:r>
      <w:r w:rsidR="00561AE5">
        <w:rPr>
          <w:rFonts w:ascii="Arial" w:hAnsi="Arial" w:cs="Arial"/>
          <w:sz w:val="22"/>
          <w:szCs w:val="22"/>
        </w:rPr>
        <w:t xml:space="preserve">by the </w:t>
      </w:r>
      <w:r w:rsidR="00D10B6F">
        <w:rPr>
          <w:rFonts w:ascii="Arial" w:hAnsi="Arial" w:cs="Arial"/>
          <w:sz w:val="22"/>
          <w:szCs w:val="22"/>
        </w:rPr>
        <w:t>SNP proximity</w:t>
      </w:r>
      <w:r w:rsidRPr="006F1FD7">
        <w:rPr>
          <w:rFonts w:ascii="Arial" w:hAnsi="Arial" w:cs="Arial"/>
          <w:noProof/>
          <w:sz w:val="22"/>
          <w:szCs w:val="22"/>
        </w:rPr>
        <w:t>,</w:t>
      </w:r>
      <w:r>
        <w:rPr>
          <w:rFonts w:ascii="Arial" w:hAnsi="Arial" w:cs="Arial"/>
          <w:sz w:val="22"/>
          <w:szCs w:val="22"/>
        </w:rPr>
        <w:t xml:space="preserve"> </w:t>
      </w:r>
      <w:r w:rsidR="00526A28">
        <w:rPr>
          <w:rFonts w:ascii="Arial" w:hAnsi="Arial" w:cs="Arial"/>
          <w:sz w:val="22"/>
          <w:szCs w:val="22"/>
        </w:rPr>
        <w:t xml:space="preserve">but the small distances are still expected to enrich in LD SNPs as compared to independent SNPs due to related biology in LD SNPs </w:t>
      </w:r>
      <w:r w:rsidR="00FC64B3">
        <w:rPr>
          <w:rFonts w:ascii="Arial" w:hAnsi="Arial" w:cs="Arial"/>
          <w:sz w:val="22"/>
          <w:szCs w:val="22"/>
        </w:rPr>
        <w:fldChar w:fldCharType="begin"/>
      </w:r>
      <w:r w:rsidR="00450599">
        <w:rPr>
          <w:rFonts w:ascii="Arial" w:hAnsi="Arial" w:cs="Arial"/>
          <w:sz w:val="22"/>
          <w:szCs w:val="22"/>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FC64B3">
        <w:rPr>
          <w:rFonts w:ascii="Arial" w:hAnsi="Arial" w:cs="Arial"/>
          <w:sz w:val="22"/>
          <w:szCs w:val="22"/>
        </w:rPr>
        <w:fldChar w:fldCharType="separate"/>
      </w:r>
      <w:r w:rsidR="00450599">
        <w:rPr>
          <w:rFonts w:ascii="Arial" w:hAnsi="Arial" w:cs="Arial"/>
          <w:noProof/>
          <w:sz w:val="22"/>
          <w:szCs w:val="22"/>
        </w:rPr>
        <w:t>[15]</w:t>
      </w:r>
      <w:r w:rsidR="00FC64B3">
        <w:rPr>
          <w:rFonts w:ascii="Arial" w:hAnsi="Arial" w:cs="Arial"/>
          <w:sz w:val="22"/>
          <w:szCs w:val="22"/>
        </w:rPr>
        <w:fldChar w:fldCharType="end"/>
      </w:r>
      <w:r>
        <w:rPr>
          <w:rFonts w:ascii="Arial" w:hAnsi="Arial" w:cs="Arial"/>
          <w:sz w:val="22"/>
          <w:szCs w:val="22"/>
        </w:rPr>
        <w:t xml:space="preserve">. </w:t>
      </w:r>
    </w:p>
    <w:p w14:paraId="135C4553" w14:textId="0F25C61F" w:rsidR="00C27A26" w:rsidRDefault="00644846" w:rsidP="00C27A26">
      <w:pPr>
        <w:spacing w:before="120"/>
        <w:rPr>
          <w:rFonts w:ascii="Arial" w:hAnsi="Arial" w:cs="Arial"/>
          <w:sz w:val="22"/>
          <w:szCs w:val="22"/>
        </w:rPr>
      </w:pPr>
      <w:r>
        <w:rPr>
          <w:rFonts w:ascii="Arial" w:hAnsi="Arial" w:cs="Arial"/>
          <w:sz w:val="22"/>
          <w:szCs w:val="22"/>
        </w:rPr>
        <w:t>On complet</w:t>
      </w:r>
      <w:r w:rsidR="00DF040B">
        <w:rPr>
          <w:rFonts w:ascii="Arial" w:hAnsi="Arial" w:cs="Arial"/>
          <w:sz w:val="22"/>
          <w:szCs w:val="22"/>
        </w:rPr>
        <w:t>ion</w:t>
      </w:r>
      <w:r>
        <w:rPr>
          <w:rFonts w:ascii="Arial" w:hAnsi="Arial" w:cs="Arial"/>
          <w:sz w:val="22"/>
          <w:szCs w:val="22"/>
        </w:rPr>
        <w:t xml:space="preserve"> of this sub aim, </w:t>
      </w:r>
      <w:r w:rsidR="00D10B6F">
        <w:rPr>
          <w:rFonts w:ascii="Arial" w:hAnsi="Arial" w:cs="Arial"/>
          <w:sz w:val="22"/>
          <w:szCs w:val="22"/>
        </w:rPr>
        <w:t xml:space="preserve">we will prioritize </w:t>
      </w:r>
      <w:r>
        <w:rPr>
          <w:rFonts w:ascii="Arial" w:hAnsi="Arial" w:cs="Arial"/>
          <w:sz w:val="22"/>
          <w:szCs w:val="22"/>
        </w:rPr>
        <w:t>a set of</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SNPs pairs</w:t>
      </w:r>
      <w:r w:rsidR="00D10B6F">
        <w:rPr>
          <w:rFonts w:ascii="Arial" w:hAnsi="Arial" w:cs="Arial"/>
          <w:sz w:val="22"/>
          <w:szCs w:val="22"/>
        </w:rPr>
        <w:t xml:space="preserve"> for each cell type, as </w:t>
      </w:r>
      <w:r>
        <w:rPr>
          <w:rFonts w:ascii="Arial" w:hAnsi="Arial" w:cs="Arial"/>
          <w:sz w:val="22"/>
          <w:szCs w:val="22"/>
        </w:rPr>
        <w:t>tentative epistatic</w:t>
      </w:r>
      <w:r w:rsidR="00D10B6F">
        <w:rPr>
          <w:rFonts w:ascii="Arial" w:hAnsi="Arial" w:cs="Arial"/>
          <w:sz w:val="22"/>
          <w:szCs w:val="22"/>
        </w:rPr>
        <w:t xml:space="preserve"> SNPs for </w:t>
      </w:r>
      <w:r w:rsidR="00994D2B">
        <w:rPr>
          <w:rFonts w:ascii="Arial" w:hAnsi="Arial" w:cs="Arial"/>
          <w:sz w:val="22"/>
          <w:szCs w:val="22"/>
        </w:rPr>
        <w:t xml:space="preserve">their </w:t>
      </w:r>
      <w:r w:rsidR="00D10B6F">
        <w:rPr>
          <w:rFonts w:ascii="Arial" w:hAnsi="Arial" w:cs="Arial"/>
          <w:sz w:val="22"/>
          <w:szCs w:val="22"/>
        </w:rPr>
        <w:t>associated complex diseases</w:t>
      </w:r>
      <w:r>
        <w:rPr>
          <w:rFonts w:ascii="Arial" w:hAnsi="Arial" w:cs="Arial"/>
          <w:sz w:val="22"/>
          <w:szCs w:val="22"/>
        </w:rPr>
        <w:t>. O</w:t>
      </w:r>
      <w:r w:rsidR="00004D84">
        <w:rPr>
          <w:rFonts w:ascii="Arial" w:hAnsi="Arial" w:cs="Arial"/>
          <w:sz w:val="22"/>
          <w:szCs w:val="22"/>
        </w:rPr>
        <w:t>f note, distinct</w:t>
      </w:r>
      <w:r w:rsidR="00D10B6F">
        <w:rPr>
          <w:rFonts w:ascii="Arial" w:hAnsi="Arial" w:cs="Arial"/>
          <w:sz w:val="22"/>
          <w:szCs w:val="22"/>
        </w:rPr>
        <w:t xml:space="preserve"> cell type</w:t>
      </w:r>
      <w:r w:rsidR="00004D84">
        <w:rPr>
          <w:rFonts w:ascii="Arial" w:hAnsi="Arial" w:cs="Arial"/>
          <w:sz w:val="22"/>
          <w:szCs w:val="22"/>
        </w:rPr>
        <w:t>s</w:t>
      </w:r>
      <w:r w:rsidR="00D10B6F">
        <w:rPr>
          <w:rFonts w:ascii="Arial" w:hAnsi="Arial" w:cs="Arial"/>
          <w:sz w:val="22"/>
          <w:szCs w:val="22"/>
        </w:rPr>
        <w:t xml:space="preserve"> may </w:t>
      </w:r>
      <w:r w:rsidR="00994D2B">
        <w:rPr>
          <w:rFonts w:ascii="Arial" w:hAnsi="Arial" w:cs="Arial"/>
          <w:sz w:val="22"/>
          <w:szCs w:val="22"/>
        </w:rPr>
        <w:t>yield different</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mechanism</w:t>
      </w:r>
      <w:r w:rsidR="00004D84">
        <w:rPr>
          <w:rFonts w:ascii="Arial" w:hAnsi="Arial" w:cs="Arial"/>
          <w:sz w:val="22"/>
          <w:szCs w:val="22"/>
        </w:rPr>
        <w:t xml:space="preserve">s for </w:t>
      </w:r>
      <w:r>
        <w:rPr>
          <w:rFonts w:ascii="Arial" w:hAnsi="Arial" w:cs="Arial"/>
          <w:sz w:val="22"/>
          <w:szCs w:val="22"/>
        </w:rPr>
        <w:t xml:space="preserve">complex </w:t>
      </w:r>
      <w:r w:rsidRPr="006F1FD7">
        <w:rPr>
          <w:rFonts w:ascii="Arial" w:hAnsi="Arial" w:cs="Arial"/>
          <w:noProof/>
          <w:sz w:val="22"/>
          <w:szCs w:val="22"/>
        </w:rPr>
        <w:t>diseases</w:t>
      </w:r>
      <w:r>
        <w:rPr>
          <w:rFonts w:ascii="Arial" w:hAnsi="Arial" w:cs="Arial"/>
          <w:sz w:val="22"/>
          <w:szCs w:val="22"/>
        </w:rPr>
        <w:t>, as</w:t>
      </w:r>
      <w:r w:rsidR="002C0100">
        <w:rPr>
          <w:rFonts w:ascii="Arial" w:hAnsi="Arial" w:cs="Arial"/>
          <w:sz w:val="22"/>
          <w:szCs w:val="22"/>
        </w:rPr>
        <w:t xml:space="preserve"> many diseases</w:t>
      </w:r>
      <w:r w:rsidR="002C0100">
        <w:rPr>
          <w:rFonts w:ascii="Arial" w:hAnsi="Arial" w:cs="Arial"/>
          <w:noProof/>
          <w:sz w:val="22"/>
          <w:szCs w:val="22"/>
        </w:rPr>
        <w:t xml:space="preserve"> only </w:t>
      </w:r>
      <w:r w:rsidR="002C0100">
        <w:rPr>
          <w:rFonts w:ascii="Arial" w:eastAsia="SimSun" w:hAnsi="Arial" w:cs="Arial" w:hint="eastAsia"/>
          <w:noProof/>
          <w:sz w:val="22"/>
          <w:szCs w:val="22"/>
          <w:lang w:eastAsia="zh-CN"/>
        </w:rPr>
        <w:t>arise from</w:t>
      </w:r>
      <w:r w:rsidR="002C0100">
        <w:rPr>
          <w:rFonts w:ascii="Arial" w:hAnsi="Arial" w:cs="Arial"/>
          <w:sz w:val="22"/>
          <w:szCs w:val="22"/>
        </w:rPr>
        <w:t xml:space="preserve"> </w:t>
      </w:r>
      <w:r w:rsidR="00004D84">
        <w:rPr>
          <w:rFonts w:ascii="Arial" w:hAnsi="Arial" w:cs="Arial"/>
          <w:sz w:val="22"/>
          <w:szCs w:val="22"/>
        </w:rPr>
        <w:t>specific types of</w:t>
      </w:r>
      <w:r>
        <w:rPr>
          <w:rFonts w:ascii="Arial" w:hAnsi="Arial" w:cs="Arial"/>
          <w:sz w:val="22"/>
          <w:szCs w:val="22"/>
        </w:rPr>
        <w:t xml:space="preserve"> cells</w:t>
      </w:r>
      <w:r w:rsidR="00004D84">
        <w:rPr>
          <w:rFonts w:ascii="Arial" w:hAnsi="Arial" w:cs="Arial"/>
          <w:sz w:val="22"/>
          <w:szCs w:val="22"/>
        </w:rPr>
        <w:t xml:space="preserve"> due to their underlying pathophysiology</w:t>
      </w:r>
      <w:r>
        <w:rPr>
          <w:rFonts w:ascii="Arial" w:hAnsi="Arial" w:cs="Arial"/>
          <w:sz w:val="22"/>
          <w:szCs w:val="22"/>
        </w:rPr>
        <w:t xml:space="preserve">. </w:t>
      </w:r>
    </w:p>
    <w:p w14:paraId="04727D60" w14:textId="0FA13A48" w:rsidR="0026688E" w:rsidRDefault="00E55264" w:rsidP="004A5A3E">
      <w:pPr>
        <w:keepNext/>
        <w:spacing w:before="200"/>
        <w:rPr>
          <w:rFonts w:ascii="Arial" w:hAnsi="Arial" w:cs="Arial"/>
          <w:b/>
          <w:sz w:val="22"/>
          <w:szCs w:val="22"/>
        </w:rPr>
      </w:pPr>
      <w:r w:rsidRPr="00F36559">
        <w:rPr>
          <w:rFonts w:ascii="Arial" w:hAnsi="Arial" w:cs="Arial"/>
          <w:b/>
          <w:sz w:val="22"/>
          <w:szCs w:val="22"/>
        </w:rPr>
        <w:lastRenderedPageBreak/>
        <w:t>SA 1.3</w:t>
      </w:r>
      <w:r w:rsidR="00C90926">
        <w:rPr>
          <w:rFonts w:ascii="Arial" w:hAnsi="Arial" w:cs="Arial"/>
          <w:b/>
          <w:sz w:val="22"/>
          <w:szCs w:val="22"/>
        </w:rPr>
        <w:t xml:space="preserve"> Validate</w:t>
      </w:r>
      <w:r w:rsidR="005D7E9A">
        <w:rPr>
          <w:rFonts w:ascii="Arial" w:hAnsi="Arial" w:cs="Arial"/>
          <w:b/>
          <w:sz w:val="22"/>
          <w:szCs w:val="22"/>
        </w:rPr>
        <w:t xml:space="preserve"> the epistasis of prioritized cooperative SNPs</w:t>
      </w:r>
      <w:r w:rsidR="00DF040B">
        <w:rPr>
          <w:rFonts w:ascii="Arial" w:hAnsi="Arial" w:cs="Arial"/>
          <w:b/>
          <w:sz w:val="22"/>
          <w:szCs w:val="22"/>
        </w:rPr>
        <w:t xml:space="preserve"> </w:t>
      </w:r>
      <w:r w:rsidR="005D7E9A">
        <w:rPr>
          <w:rFonts w:ascii="Arial" w:hAnsi="Arial" w:cs="Arial"/>
          <w:b/>
          <w:sz w:val="22"/>
          <w:szCs w:val="22"/>
        </w:rPr>
        <w:t xml:space="preserve">for </w:t>
      </w:r>
      <w:r w:rsidR="00DF040B">
        <w:rPr>
          <w:rFonts w:ascii="Arial" w:hAnsi="Arial" w:cs="Arial"/>
          <w:b/>
          <w:sz w:val="22"/>
          <w:szCs w:val="22"/>
        </w:rPr>
        <w:t>the</w:t>
      </w:r>
      <w:r w:rsidR="00C90926">
        <w:rPr>
          <w:rFonts w:ascii="Arial" w:hAnsi="Arial" w:cs="Arial"/>
          <w:b/>
          <w:sz w:val="22"/>
          <w:szCs w:val="22"/>
        </w:rPr>
        <w:t xml:space="preserve"> top </w:t>
      </w:r>
      <w:r w:rsidR="00C90926" w:rsidRPr="009368D8">
        <w:rPr>
          <w:rFonts w:ascii="Arial" w:hAnsi="Arial" w:cs="Arial"/>
          <w:b/>
          <w:sz w:val="22"/>
          <w:szCs w:val="22"/>
        </w:rPr>
        <w:t xml:space="preserve">five </w:t>
      </w:r>
      <w:r w:rsidR="001B659B" w:rsidRPr="009368D8">
        <w:rPr>
          <w:rFonts w:ascii="Arial" w:hAnsi="Arial" w:cs="Arial"/>
          <w:b/>
          <w:sz w:val="22"/>
          <w:szCs w:val="22"/>
        </w:rPr>
        <w:t>complex diseases</w:t>
      </w:r>
      <w:r w:rsidR="001B659B">
        <w:rPr>
          <w:rFonts w:ascii="Arial" w:hAnsi="Arial" w:cs="Arial"/>
          <w:b/>
          <w:sz w:val="22"/>
          <w:szCs w:val="22"/>
        </w:rPr>
        <w:t xml:space="preserve"> </w:t>
      </w:r>
      <w:r w:rsidR="0026688E" w:rsidRPr="00F36559">
        <w:rPr>
          <w:rFonts w:ascii="Arial" w:hAnsi="Arial" w:cs="Arial"/>
          <w:b/>
          <w:sz w:val="22"/>
          <w:szCs w:val="22"/>
        </w:rPr>
        <w:t xml:space="preserve">in </w:t>
      </w:r>
      <w:r w:rsidR="00DF040B">
        <w:rPr>
          <w:rFonts w:ascii="Arial" w:hAnsi="Arial" w:cs="Arial"/>
          <w:b/>
          <w:sz w:val="22"/>
          <w:szCs w:val="22"/>
        </w:rPr>
        <w:t xml:space="preserve">the </w:t>
      </w:r>
      <w:r w:rsidR="0026688E" w:rsidRPr="00F36559">
        <w:rPr>
          <w:rFonts w:ascii="Arial" w:hAnsi="Arial" w:cs="Arial"/>
          <w:b/>
          <w:sz w:val="22"/>
          <w:szCs w:val="22"/>
        </w:rPr>
        <w:t xml:space="preserve">EMERGE dataset </w:t>
      </w:r>
    </w:p>
    <w:p w14:paraId="47FEE821" w14:textId="035227FA" w:rsidR="003E14F2" w:rsidRDefault="00A951DD" w:rsidP="00E52271">
      <w:pPr>
        <w:rPr>
          <w:rFonts w:ascii="Arial" w:hAnsi="Arial" w:cs="Arial"/>
          <w:sz w:val="22"/>
          <w:szCs w:val="22"/>
        </w:rPr>
      </w:pPr>
      <w:r>
        <w:rPr>
          <w:rFonts w:ascii="Arial" w:hAnsi="Arial" w:cs="Arial"/>
          <w:sz w:val="22"/>
          <w:szCs w:val="22"/>
        </w:rPr>
        <w:t xml:space="preserve">Finally, we seek </w:t>
      </w:r>
      <w:r w:rsidR="00DF040B">
        <w:rPr>
          <w:rFonts w:ascii="Arial" w:hAnsi="Arial" w:cs="Arial"/>
          <w:sz w:val="22"/>
          <w:szCs w:val="22"/>
        </w:rPr>
        <w:t>to</w:t>
      </w:r>
      <w:r>
        <w:rPr>
          <w:rFonts w:ascii="Arial" w:hAnsi="Arial" w:cs="Arial"/>
          <w:sz w:val="22"/>
          <w:szCs w:val="22"/>
        </w:rPr>
        <w:t xml:space="preserve"> validate the</w:t>
      </w:r>
      <w:r w:rsidR="005D7E9A">
        <w:rPr>
          <w:rFonts w:ascii="Arial" w:hAnsi="Arial" w:cs="Arial"/>
          <w:sz w:val="22"/>
          <w:szCs w:val="22"/>
        </w:rPr>
        <w:t xml:space="preserve"> epistasis of the</w:t>
      </w:r>
      <w:r>
        <w:rPr>
          <w:rFonts w:ascii="Arial" w:hAnsi="Arial" w:cs="Arial"/>
          <w:sz w:val="22"/>
          <w:szCs w:val="22"/>
        </w:rPr>
        <w:t xml:space="preserve"> cooperative SNPs prioritized from</w:t>
      </w:r>
      <w:r w:rsidR="005D7E9A">
        <w:rPr>
          <w:rFonts w:ascii="Arial" w:hAnsi="Arial" w:cs="Arial"/>
          <w:sz w:val="22"/>
          <w:szCs w:val="22"/>
        </w:rPr>
        <w:t xml:space="preserve"> the</w:t>
      </w:r>
      <w:r>
        <w:rPr>
          <w:rFonts w:ascii="Arial" w:hAnsi="Arial" w:cs="Arial"/>
          <w:sz w:val="22"/>
          <w:szCs w:val="22"/>
        </w:rPr>
        <w:t xml:space="preserve"> ENCODE data. </w:t>
      </w:r>
      <w:r w:rsidR="00AF11B6">
        <w:rPr>
          <w:rFonts w:ascii="Arial" w:hAnsi="Arial" w:cs="Arial"/>
          <w:sz w:val="22"/>
          <w:szCs w:val="22"/>
        </w:rPr>
        <w:t xml:space="preserve">The </w:t>
      </w:r>
      <w:r w:rsidR="00E33669">
        <w:rPr>
          <w:rFonts w:ascii="Arial" w:hAnsi="Arial" w:cs="Arial"/>
          <w:sz w:val="22"/>
          <w:szCs w:val="22"/>
        </w:rPr>
        <w:t>Electronic Medical Records and Genomics (</w:t>
      </w:r>
      <w:r w:rsidR="00E33669" w:rsidRPr="00EA12D3">
        <w:rPr>
          <w:rFonts w:ascii="Arial" w:hAnsi="Arial" w:cs="Arial"/>
          <w:sz w:val="22"/>
          <w:szCs w:val="22"/>
        </w:rPr>
        <w:t>EMERGE</w:t>
      </w:r>
      <w:r w:rsidR="00E33669">
        <w:rPr>
          <w:rFonts w:ascii="Arial" w:hAnsi="Arial" w:cs="Arial"/>
          <w:sz w:val="22"/>
          <w:szCs w:val="22"/>
        </w:rPr>
        <w:t xml:space="preserve">) project </w:t>
      </w:r>
      <w:r w:rsidR="00FC64B3">
        <w:rPr>
          <w:rFonts w:ascii="Arial" w:hAnsi="Arial" w:cs="Arial"/>
          <w:sz w:val="22"/>
          <w:szCs w:val="22"/>
        </w:rPr>
        <w:fldChar w:fldCharType="begin"/>
      </w:r>
      <w:r w:rsidR="003A4F23">
        <w:rPr>
          <w:rFonts w:ascii="Arial" w:hAnsi="Arial" w:cs="Arial"/>
          <w:sz w:val="22"/>
          <w:szCs w:val="22"/>
        </w:rPr>
        <w:instrText xml:space="preserve"> ADDIN EN.CITE &lt;EndNote&gt;&lt;Cite&gt;&lt;Author&gt;Gottesman&lt;/Author&gt;&lt;Year&gt;2013&lt;/Year&gt;&lt;RecNum&gt;36&lt;/RecNum&gt;&lt;DisplayText&gt;[25]&lt;/DisplayText&gt;&lt;record&gt;&lt;rec-number&gt;36&lt;/rec-number&gt;&lt;foreign-keys&gt;&lt;key app="EN" db-id="2tawrat25zt993edarspaa9kfwatvstsra5r" timestamp="1448254582"&gt;36&lt;/key&gt;&lt;/foreign-keys&gt;&lt;ref-type name="Journal Article"&gt;17&lt;/ref-type&gt;&lt;contributors&gt;&lt;authors&gt;&lt;author&gt;Gottesman, Omri&lt;/author&gt;&lt;author&gt;Kuivaniemi, Helena&lt;/author&gt;&lt;author&gt;Tromp, Gerard&lt;/author&gt;&lt;author&gt;Faucett, W Andrew&lt;/author&gt;&lt;author&gt;Li, Rongling&lt;/author&gt;&lt;author&gt;Manolio, Teri A&lt;/author&gt;&lt;author&gt;Sanderson, Saskia C&lt;/author&gt;&lt;author&gt;Kannry, Joseph&lt;/author&gt;&lt;author&gt;Zinberg, Randi&lt;/author&gt;&lt;author&gt;Basford, Melissa A&lt;/author&gt;&lt;/authors&gt;&lt;/contributors&gt;&lt;titles&gt;&lt;title&gt;The Electronic Medical Records and Genomics (eMERGE) network: past, present, and future&lt;/title&gt;&lt;secondary-title&gt;Genetics in Medicine&lt;/secondary-title&gt;&lt;/titles&gt;&lt;periodical&gt;&lt;full-title&gt;Genetics in Medicine&lt;/full-title&gt;&lt;/periodical&gt;&lt;pages&gt;761-771&lt;/pages&gt;&lt;volume&gt;15&lt;/volume&gt;&lt;number&gt;10&lt;/number&gt;&lt;dates&gt;&lt;year&gt;2013&lt;/year&gt;&lt;/dates&gt;&lt;isbn&gt;1098-3600&lt;/isbn&gt;&lt;urls&gt;&lt;/urls&gt;&lt;/record&gt;&lt;/Cite&gt;&lt;/EndNote&gt;</w:instrText>
      </w:r>
      <w:r w:rsidR="00FC64B3">
        <w:rPr>
          <w:rFonts w:ascii="Arial" w:hAnsi="Arial" w:cs="Arial"/>
          <w:sz w:val="22"/>
          <w:szCs w:val="22"/>
        </w:rPr>
        <w:fldChar w:fldCharType="separate"/>
      </w:r>
      <w:r w:rsidR="003A4F23">
        <w:rPr>
          <w:rFonts w:ascii="Arial" w:hAnsi="Arial" w:cs="Arial"/>
          <w:noProof/>
          <w:sz w:val="22"/>
          <w:szCs w:val="22"/>
        </w:rPr>
        <w:t>[25]</w:t>
      </w:r>
      <w:r w:rsidR="00FC64B3">
        <w:rPr>
          <w:rFonts w:ascii="Arial" w:hAnsi="Arial" w:cs="Arial"/>
          <w:sz w:val="22"/>
          <w:szCs w:val="22"/>
        </w:rPr>
        <w:fldChar w:fldCharType="end"/>
      </w:r>
      <w:r w:rsidR="00FC64B3">
        <w:rPr>
          <w:rFonts w:ascii="Arial" w:hAnsi="Arial" w:cs="Arial"/>
          <w:sz w:val="22"/>
          <w:szCs w:val="22"/>
        </w:rPr>
        <w:t xml:space="preserve"> </w:t>
      </w:r>
      <w:r w:rsidR="00E33669">
        <w:rPr>
          <w:rFonts w:ascii="Arial" w:hAnsi="Arial" w:cs="Arial"/>
          <w:sz w:val="22"/>
          <w:szCs w:val="22"/>
        </w:rPr>
        <w:t>en</w:t>
      </w:r>
      <w:r>
        <w:rPr>
          <w:rFonts w:ascii="Arial" w:hAnsi="Arial" w:cs="Arial"/>
          <w:sz w:val="22"/>
          <w:szCs w:val="22"/>
        </w:rPr>
        <w:t>deavors</w:t>
      </w:r>
      <w:r w:rsidR="00E33669">
        <w:rPr>
          <w:rFonts w:ascii="Arial" w:hAnsi="Arial" w:cs="Arial"/>
          <w:sz w:val="22"/>
          <w:szCs w:val="22"/>
        </w:rPr>
        <w:t xml:space="preserve"> to streamline GWAS studies by dynami</w:t>
      </w:r>
      <w:r>
        <w:rPr>
          <w:rFonts w:ascii="Arial" w:hAnsi="Arial" w:cs="Arial"/>
          <w:sz w:val="22"/>
          <w:szCs w:val="22"/>
        </w:rPr>
        <w:t>cally selecting the patients and</w:t>
      </w:r>
      <w:r w:rsidR="00E33669">
        <w:rPr>
          <w:rFonts w:ascii="Arial" w:hAnsi="Arial" w:cs="Arial"/>
          <w:sz w:val="22"/>
          <w:szCs w:val="22"/>
        </w:rPr>
        <w:t xml:space="preserve"> control</w:t>
      </w:r>
      <w:r>
        <w:rPr>
          <w:rFonts w:ascii="Arial" w:hAnsi="Arial" w:cs="Arial"/>
          <w:sz w:val="22"/>
          <w:szCs w:val="22"/>
        </w:rPr>
        <w:t>s, and thus</w:t>
      </w:r>
      <w:r w:rsidR="00501FD3">
        <w:rPr>
          <w:rFonts w:ascii="Arial" w:hAnsi="Arial" w:cs="Arial"/>
          <w:sz w:val="22"/>
          <w:szCs w:val="22"/>
        </w:rPr>
        <w:t xml:space="preserve"> is</w:t>
      </w:r>
      <w:r>
        <w:rPr>
          <w:rFonts w:ascii="Arial" w:hAnsi="Arial" w:cs="Arial"/>
          <w:sz w:val="22"/>
          <w:szCs w:val="22"/>
        </w:rPr>
        <w:t xml:space="preserve"> ideal for validation purpose</w:t>
      </w:r>
      <w:r w:rsidR="00E33669">
        <w:rPr>
          <w:rFonts w:ascii="Arial" w:hAnsi="Arial" w:cs="Arial"/>
          <w:sz w:val="22"/>
          <w:szCs w:val="22"/>
        </w:rPr>
        <w:t xml:space="preserve">. </w:t>
      </w:r>
      <w:r w:rsidR="005D7E9A">
        <w:rPr>
          <w:rFonts w:ascii="Arial" w:hAnsi="Arial" w:cs="Arial"/>
          <w:sz w:val="22"/>
          <w:szCs w:val="22"/>
        </w:rPr>
        <w:t xml:space="preserve">In addition to </w:t>
      </w:r>
      <w:r w:rsidRPr="005D7E9A">
        <w:rPr>
          <w:rFonts w:ascii="Arial" w:hAnsi="Arial" w:cs="Arial"/>
          <w:sz w:val="22"/>
          <w:szCs w:val="22"/>
        </w:rPr>
        <w:t>traditional</w:t>
      </w:r>
      <w:r w:rsidR="00E33669" w:rsidRPr="005D7E9A">
        <w:rPr>
          <w:rFonts w:ascii="Arial" w:hAnsi="Arial" w:cs="Arial"/>
          <w:sz w:val="22"/>
          <w:szCs w:val="22"/>
        </w:rPr>
        <w:t xml:space="preserve"> electronic medical record</w:t>
      </w:r>
      <w:r w:rsidR="005D7E9A">
        <w:rPr>
          <w:rFonts w:ascii="Arial" w:hAnsi="Arial" w:cs="Arial"/>
          <w:sz w:val="22"/>
          <w:szCs w:val="22"/>
        </w:rPr>
        <w:t xml:space="preserve"> (EMR)</w:t>
      </w:r>
      <w:r w:rsidRPr="005D7E9A">
        <w:rPr>
          <w:rFonts w:ascii="Arial" w:hAnsi="Arial" w:cs="Arial"/>
          <w:sz w:val="22"/>
          <w:szCs w:val="22"/>
        </w:rPr>
        <w:t xml:space="preserve"> system</w:t>
      </w:r>
      <w:r w:rsidR="00E33669" w:rsidRPr="005D7E9A">
        <w:rPr>
          <w:rFonts w:ascii="Arial" w:hAnsi="Arial" w:cs="Arial"/>
          <w:sz w:val="22"/>
          <w:szCs w:val="22"/>
        </w:rPr>
        <w:t>,</w:t>
      </w:r>
      <w:r w:rsidR="00E33669">
        <w:rPr>
          <w:rFonts w:ascii="Arial" w:hAnsi="Arial" w:cs="Arial"/>
          <w:sz w:val="22"/>
          <w:szCs w:val="22"/>
        </w:rPr>
        <w:t xml:space="preserve"> it collects patients’ genotypes after</w:t>
      </w:r>
      <w:r>
        <w:rPr>
          <w:rFonts w:ascii="Arial" w:hAnsi="Arial" w:cs="Arial"/>
          <w:sz w:val="22"/>
          <w:szCs w:val="22"/>
        </w:rPr>
        <w:t xml:space="preserve"> a blood test</w:t>
      </w:r>
      <w:r w:rsidR="005D7E9A">
        <w:rPr>
          <w:rFonts w:ascii="Arial" w:hAnsi="Arial" w:cs="Arial"/>
          <w:sz w:val="22"/>
          <w:szCs w:val="22"/>
        </w:rPr>
        <w:t xml:space="preserve"> and links the genotype data with the EMR data</w:t>
      </w:r>
      <w:r w:rsidR="00E33669">
        <w:rPr>
          <w:rFonts w:ascii="Arial" w:hAnsi="Arial" w:cs="Arial"/>
          <w:sz w:val="22"/>
          <w:szCs w:val="22"/>
        </w:rPr>
        <w:t>. T</w:t>
      </w:r>
      <w:r>
        <w:rPr>
          <w:rFonts w:ascii="Arial" w:hAnsi="Arial" w:cs="Arial"/>
          <w:sz w:val="22"/>
          <w:szCs w:val="22"/>
        </w:rPr>
        <w:t>hus, this dataset</w:t>
      </w:r>
      <w:r w:rsidR="00E33669">
        <w:rPr>
          <w:rFonts w:ascii="Arial" w:hAnsi="Arial" w:cs="Arial"/>
          <w:sz w:val="22"/>
          <w:szCs w:val="22"/>
        </w:rPr>
        <w:t xml:space="preserve"> allows patient level validation of any</w:t>
      </w:r>
      <w:r w:rsidR="00E57E45">
        <w:rPr>
          <w:rFonts w:ascii="Arial" w:hAnsi="Arial" w:cs="Arial"/>
          <w:sz w:val="22"/>
          <w:szCs w:val="22"/>
        </w:rPr>
        <w:t xml:space="preserve"> single or combinatory</w:t>
      </w:r>
      <w:r w:rsidR="00E33669">
        <w:rPr>
          <w:rFonts w:ascii="Arial" w:hAnsi="Arial" w:cs="Arial"/>
          <w:sz w:val="22"/>
          <w:szCs w:val="22"/>
        </w:rPr>
        <w:t xml:space="preserve"> gen</w:t>
      </w:r>
      <w:r w:rsidR="00E57E45">
        <w:rPr>
          <w:rFonts w:ascii="Arial" w:hAnsi="Arial" w:cs="Arial"/>
          <w:sz w:val="22"/>
          <w:szCs w:val="22"/>
        </w:rPr>
        <w:t xml:space="preserve">etic markers for </w:t>
      </w:r>
      <w:r w:rsidR="005D7E9A">
        <w:rPr>
          <w:rFonts w:ascii="Arial" w:hAnsi="Arial" w:cs="Arial"/>
          <w:sz w:val="22"/>
          <w:szCs w:val="22"/>
        </w:rPr>
        <w:t>a large number of</w:t>
      </w:r>
      <w:r w:rsidR="00E33669">
        <w:rPr>
          <w:rFonts w:ascii="Arial" w:hAnsi="Arial" w:cs="Arial"/>
          <w:sz w:val="22"/>
          <w:szCs w:val="22"/>
        </w:rPr>
        <w:t xml:space="preserve"> diseases</w:t>
      </w:r>
      <w:r w:rsidR="00E57E45">
        <w:rPr>
          <w:rFonts w:ascii="Arial" w:hAnsi="Arial" w:cs="Arial"/>
          <w:sz w:val="22"/>
          <w:szCs w:val="22"/>
        </w:rPr>
        <w:t xml:space="preserve">. We have </w:t>
      </w:r>
      <w:r w:rsidR="005D7E9A">
        <w:rPr>
          <w:rFonts w:ascii="Arial" w:hAnsi="Arial" w:cs="Arial"/>
          <w:sz w:val="22"/>
          <w:szCs w:val="22"/>
        </w:rPr>
        <w:t>collaborated</w:t>
      </w:r>
      <w:r w:rsidR="00E57E45">
        <w:rPr>
          <w:rFonts w:ascii="Arial" w:hAnsi="Arial" w:cs="Arial"/>
          <w:sz w:val="22"/>
          <w:szCs w:val="22"/>
        </w:rPr>
        <w:t xml:space="preserve"> </w:t>
      </w:r>
      <w:r w:rsidR="00E57E45" w:rsidRPr="006F1FD7">
        <w:rPr>
          <w:rFonts w:ascii="Arial" w:hAnsi="Arial" w:cs="Arial"/>
          <w:noProof/>
          <w:sz w:val="22"/>
          <w:szCs w:val="22"/>
        </w:rPr>
        <w:t xml:space="preserve">with </w:t>
      </w:r>
      <w:r w:rsidR="00E33669" w:rsidRPr="006F1FD7">
        <w:rPr>
          <w:rFonts w:ascii="Arial" w:hAnsi="Arial" w:cs="Arial"/>
          <w:noProof/>
          <w:sz w:val="22"/>
          <w:szCs w:val="22"/>
        </w:rPr>
        <w:t>key investigators</w:t>
      </w:r>
      <w:r w:rsidR="00E33669">
        <w:rPr>
          <w:rFonts w:ascii="Arial" w:hAnsi="Arial" w:cs="Arial"/>
          <w:sz w:val="22"/>
          <w:szCs w:val="22"/>
        </w:rPr>
        <w:t xml:space="preserve"> of </w:t>
      </w:r>
      <w:r w:rsidR="00AF11B6">
        <w:rPr>
          <w:rFonts w:ascii="Arial" w:hAnsi="Arial" w:cs="Arial"/>
          <w:sz w:val="22"/>
          <w:szCs w:val="22"/>
        </w:rPr>
        <w:t xml:space="preserve">the </w:t>
      </w:r>
      <w:r w:rsidR="00E33669">
        <w:rPr>
          <w:rFonts w:ascii="Arial" w:hAnsi="Arial" w:cs="Arial"/>
          <w:sz w:val="22"/>
          <w:szCs w:val="22"/>
        </w:rPr>
        <w:t>EM</w:t>
      </w:r>
      <w:r w:rsidR="00E57E45">
        <w:rPr>
          <w:rFonts w:ascii="Arial" w:hAnsi="Arial" w:cs="Arial"/>
          <w:sz w:val="22"/>
          <w:szCs w:val="22"/>
        </w:rPr>
        <w:t xml:space="preserve">ERGE project and </w:t>
      </w:r>
      <w:r w:rsidR="00752F34">
        <w:rPr>
          <w:rFonts w:ascii="Arial" w:hAnsi="Arial" w:cs="Arial"/>
          <w:sz w:val="22"/>
          <w:szCs w:val="22"/>
        </w:rPr>
        <w:t>plan to</w:t>
      </w:r>
      <w:r w:rsidR="00E57E45">
        <w:rPr>
          <w:rFonts w:ascii="Arial" w:hAnsi="Arial" w:cs="Arial"/>
          <w:sz w:val="22"/>
          <w:szCs w:val="22"/>
        </w:rPr>
        <w:t xml:space="preserve"> extend th</w:t>
      </w:r>
      <w:r w:rsidR="00752F34">
        <w:rPr>
          <w:rFonts w:ascii="Arial" w:hAnsi="Arial" w:cs="Arial"/>
          <w:sz w:val="22"/>
          <w:szCs w:val="22"/>
        </w:rPr>
        <w:t>e collaboration</w:t>
      </w:r>
      <w:r w:rsidR="00E33669">
        <w:rPr>
          <w:rFonts w:ascii="Arial" w:hAnsi="Arial" w:cs="Arial"/>
          <w:sz w:val="22"/>
          <w:szCs w:val="22"/>
        </w:rPr>
        <w:t xml:space="preserve"> to this project.  </w:t>
      </w:r>
    </w:p>
    <w:p w14:paraId="5D42A74E" w14:textId="538733C9" w:rsidR="00E33669" w:rsidRDefault="00E33669" w:rsidP="00E33669">
      <w:pPr>
        <w:spacing w:before="200"/>
        <w:rPr>
          <w:rFonts w:ascii="Arial" w:hAnsi="Arial" w:cs="Arial"/>
          <w:sz w:val="22"/>
          <w:szCs w:val="22"/>
        </w:rPr>
      </w:pPr>
      <w:r w:rsidRPr="004A5A3E">
        <w:rPr>
          <w:rFonts w:ascii="Arial" w:hAnsi="Arial" w:cs="Arial"/>
          <w:i/>
          <w:sz w:val="22"/>
          <w:szCs w:val="22"/>
        </w:rPr>
        <w:t>We hypothesize that a substantial p</w:t>
      </w:r>
      <w:r w:rsidR="00E57E45" w:rsidRPr="004A5A3E">
        <w:rPr>
          <w:rFonts w:ascii="Arial" w:hAnsi="Arial" w:cs="Arial"/>
          <w:i/>
          <w:sz w:val="22"/>
          <w:szCs w:val="22"/>
        </w:rPr>
        <w:t>roportion of cooperative SNPs are</w:t>
      </w:r>
      <w:r w:rsidRPr="004A5A3E">
        <w:rPr>
          <w:rFonts w:ascii="Arial" w:hAnsi="Arial" w:cs="Arial"/>
          <w:i/>
          <w:sz w:val="22"/>
          <w:szCs w:val="22"/>
        </w:rPr>
        <w:t xml:space="preserve"> epistatic for</w:t>
      </w:r>
      <w:r w:rsidR="00E57E45" w:rsidRPr="004A5A3E">
        <w:rPr>
          <w:rFonts w:ascii="Arial" w:hAnsi="Arial" w:cs="Arial"/>
          <w:i/>
          <w:sz w:val="22"/>
          <w:szCs w:val="22"/>
        </w:rPr>
        <w:t xml:space="preserve"> their commonly associated</w:t>
      </w:r>
      <w:r w:rsidRPr="004A5A3E">
        <w:rPr>
          <w:rFonts w:ascii="Arial" w:hAnsi="Arial" w:cs="Arial"/>
          <w:i/>
          <w:sz w:val="22"/>
          <w:szCs w:val="22"/>
        </w:rPr>
        <w:t xml:space="preserve"> complex diseases</w:t>
      </w:r>
      <w:r>
        <w:rPr>
          <w:rFonts w:ascii="Arial" w:hAnsi="Arial" w:cs="Arial"/>
          <w:sz w:val="22"/>
          <w:szCs w:val="22"/>
        </w:rPr>
        <w:t xml:space="preserve">. </w:t>
      </w:r>
      <w:r w:rsidR="00C90926">
        <w:rPr>
          <w:rFonts w:ascii="Arial" w:hAnsi="Arial" w:cs="Arial"/>
          <w:sz w:val="22"/>
          <w:szCs w:val="22"/>
        </w:rPr>
        <w:t>Our preliminary results</w:t>
      </w:r>
      <w:r w:rsidR="00752F34">
        <w:rPr>
          <w:rFonts w:ascii="Arial" w:hAnsi="Arial" w:cs="Arial"/>
          <w:sz w:val="22"/>
          <w:szCs w:val="22"/>
        </w:rPr>
        <w:t xml:space="preserve"> </w:t>
      </w:r>
      <w:r w:rsidR="00C90926">
        <w:rPr>
          <w:rFonts w:ascii="Arial" w:hAnsi="Arial" w:cs="Arial"/>
          <w:sz w:val="22"/>
          <w:szCs w:val="22"/>
        </w:rPr>
        <w:t>on three d</w:t>
      </w:r>
      <w:r w:rsidR="00E57E45">
        <w:rPr>
          <w:rFonts w:ascii="Arial" w:hAnsi="Arial" w:cs="Arial"/>
          <w:sz w:val="22"/>
          <w:szCs w:val="22"/>
        </w:rPr>
        <w:t>iseases</w:t>
      </w:r>
      <w:r w:rsidR="00752F34">
        <w:rPr>
          <w:rFonts w:ascii="Arial" w:hAnsi="Arial" w:cs="Arial"/>
          <w:sz w:val="22"/>
          <w:szCs w:val="22"/>
        </w:rPr>
        <w:t xml:space="preserve"> using eQTL associations</w:t>
      </w:r>
      <w:r w:rsidR="00E57E45">
        <w:rPr>
          <w:rFonts w:ascii="Arial" w:hAnsi="Arial" w:cs="Arial"/>
          <w:sz w:val="22"/>
          <w:szCs w:val="22"/>
        </w:rPr>
        <w:t xml:space="preserve"> </w:t>
      </w:r>
      <w:r w:rsidR="00AA526F">
        <w:rPr>
          <w:rFonts w:ascii="Arial" w:hAnsi="Arial" w:cs="Arial"/>
          <w:sz w:val="22"/>
          <w:szCs w:val="22"/>
        </w:rPr>
        <w:t>support</w:t>
      </w:r>
      <w:r w:rsidR="00E57E45">
        <w:rPr>
          <w:rFonts w:ascii="Arial" w:hAnsi="Arial" w:cs="Arial"/>
          <w:sz w:val="22"/>
          <w:szCs w:val="22"/>
        </w:rPr>
        <w:t xml:space="preserve"> this hypothesis</w:t>
      </w:r>
      <w:r w:rsidR="00752F34">
        <w:rPr>
          <w:rFonts w:ascii="Arial" w:hAnsi="Arial" w:cs="Arial"/>
          <w:sz w:val="22"/>
          <w:szCs w:val="22"/>
        </w:rPr>
        <w:t xml:space="preserve"> (Preliminary Results)</w:t>
      </w:r>
      <w:r w:rsidR="00E57E45">
        <w:rPr>
          <w:rFonts w:ascii="Arial" w:hAnsi="Arial" w:cs="Arial"/>
          <w:sz w:val="22"/>
          <w:szCs w:val="22"/>
        </w:rPr>
        <w:t xml:space="preserve">. We are hope to </w:t>
      </w:r>
      <w:r w:rsidR="00AA526F">
        <w:rPr>
          <w:rFonts w:ascii="Arial" w:hAnsi="Arial" w:cs="Arial"/>
          <w:noProof/>
          <w:sz w:val="22"/>
          <w:szCs w:val="22"/>
        </w:rPr>
        <w:t>discover</w:t>
      </w:r>
      <w:r w:rsidR="00E57E45">
        <w:rPr>
          <w:rFonts w:ascii="Arial" w:hAnsi="Arial" w:cs="Arial"/>
          <w:sz w:val="22"/>
          <w:szCs w:val="22"/>
        </w:rPr>
        <w:t xml:space="preserve"> more epistatic</w:t>
      </w:r>
      <w:r w:rsidR="00C90926">
        <w:rPr>
          <w:rFonts w:ascii="Arial" w:hAnsi="Arial" w:cs="Arial"/>
          <w:sz w:val="22"/>
          <w:szCs w:val="22"/>
        </w:rPr>
        <w:t xml:space="preserve"> SNPs from the ENCODE dataset</w:t>
      </w:r>
      <w:r w:rsidR="00F8087A">
        <w:rPr>
          <w:rFonts w:ascii="Arial" w:hAnsi="Arial" w:cs="Arial"/>
          <w:sz w:val="22"/>
          <w:szCs w:val="22"/>
        </w:rPr>
        <w:t xml:space="preserve"> using MFA based approach</w:t>
      </w:r>
      <w:r w:rsidR="00C90926">
        <w:rPr>
          <w:rFonts w:ascii="Arial" w:hAnsi="Arial" w:cs="Arial"/>
          <w:sz w:val="22"/>
          <w:szCs w:val="22"/>
        </w:rPr>
        <w:t>.</w:t>
      </w:r>
    </w:p>
    <w:p w14:paraId="64C2089C" w14:textId="70ABE2F7" w:rsidR="00E33669" w:rsidRPr="00A0256C" w:rsidRDefault="00F925DE" w:rsidP="00A0256C">
      <w:pPr>
        <w:spacing w:before="200"/>
        <w:rPr>
          <w:rFonts w:ascii="Arial" w:hAnsi="Arial" w:cs="Arial"/>
          <w:sz w:val="22"/>
          <w:szCs w:val="22"/>
        </w:rPr>
      </w:pPr>
      <w:r>
        <w:rPr>
          <w:rFonts w:ascii="Arial" w:hAnsi="Arial" w:cs="Arial"/>
          <w:sz w:val="22"/>
          <w:szCs w:val="22"/>
        </w:rPr>
        <w:t>We will prioritize</w:t>
      </w:r>
      <w:r w:rsidR="00E53B16">
        <w:rPr>
          <w:rFonts w:ascii="Arial" w:hAnsi="Arial" w:cs="Arial"/>
          <w:sz w:val="22"/>
          <w:szCs w:val="22"/>
        </w:rPr>
        <w:t xml:space="preserve"> the</w:t>
      </w:r>
      <w:r>
        <w:rPr>
          <w:rFonts w:ascii="Arial" w:hAnsi="Arial" w:cs="Arial"/>
          <w:sz w:val="22"/>
          <w:szCs w:val="22"/>
        </w:rPr>
        <w:t xml:space="preserve"> top five complex diseases with </w:t>
      </w:r>
      <w:r w:rsidR="00922AE4">
        <w:rPr>
          <w:rFonts w:ascii="Arial" w:hAnsi="Arial" w:cs="Arial"/>
          <w:sz w:val="22"/>
          <w:szCs w:val="22"/>
        </w:rPr>
        <w:t xml:space="preserve">at least one pair of </w:t>
      </w:r>
      <w:r>
        <w:rPr>
          <w:rFonts w:ascii="Arial" w:hAnsi="Arial" w:cs="Arial"/>
          <w:sz w:val="22"/>
          <w:szCs w:val="22"/>
        </w:rPr>
        <w:t xml:space="preserve">significant </w:t>
      </w:r>
      <w:r w:rsidRPr="006F1FD7">
        <w:rPr>
          <w:rFonts w:ascii="Arial" w:hAnsi="Arial" w:cs="Arial"/>
          <w:noProof/>
          <w:sz w:val="22"/>
          <w:szCs w:val="22"/>
        </w:rPr>
        <w:t>cooperative</w:t>
      </w:r>
      <w:r>
        <w:rPr>
          <w:rFonts w:ascii="Arial" w:hAnsi="Arial" w:cs="Arial"/>
          <w:sz w:val="22"/>
          <w:szCs w:val="22"/>
        </w:rPr>
        <w:t xml:space="preserve"> SNP</w:t>
      </w:r>
      <w:r w:rsidR="00922AE4">
        <w:rPr>
          <w:rFonts w:ascii="Arial" w:hAnsi="Arial" w:cs="Arial"/>
          <w:sz w:val="22"/>
          <w:szCs w:val="22"/>
        </w:rPr>
        <w:t>s</w:t>
      </w:r>
      <w:r>
        <w:rPr>
          <w:rFonts w:ascii="Arial" w:hAnsi="Arial" w:cs="Arial"/>
          <w:sz w:val="22"/>
          <w:szCs w:val="22"/>
        </w:rPr>
        <w:t xml:space="preserve"> </w:t>
      </w:r>
      <w:r w:rsidR="00922AE4">
        <w:rPr>
          <w:rFonts w:ascii="Arial" w:hAnsi="Arial" w:cs="Arial"/>
          <w:sz w:val="22"/>
          <w:szCs w:val="22"/>
        </w:rPr>
        <w:t>by our MFA approach (SA 1.1 and 1.2)</w:t>
      </w:r>
      <w:r w:rsidR="000D227E">
        <w:rPr>
          <w:rFonts w:ascii="Arial" w:hAnsi="Arial" w:cs="Arial"/>
          <w:sz w:val="22"/>
          <w:szCs w:val="22"/>
        </w:rPr>
        <w:t xml:space="preserve"> based on their statistical significance</w:t>
      </w:r>
      <w:r w:rsidR="00922AE4">
        <w:rPr>
          <w:rFonts w:ascii="Arial" w:hAnsi="Arial" w:cs="Arial"/>
          <w:sz w:val="22"/>
          <w:szCs w:val="22"/>
        </w:rPr>
        <w:t xml:space="preserve">. </w:t>
      </w:r>
      <w:r w:rsidR="00E53B16">
        <w:rPr>
          <w:rFonts w:ascii="Arial" w:hAnsi="Arial" w:cs="Arial"/>
          <w:sz w:val="22"/>
          <w:szCs w:val="22"/>
        </w:rPr>
        <w:t xml:space="preserve">We will </w:t>
      </w:r>
      <w:r w:rsidR="007C3248">
        <w:rPr>
          <w:rFonts w:ascii="Arial" w:hAnsi="Arial" w:cs="Arial"/>
          <w:sz w:val="22"/>
          <w:szCs w:val="22"/>
        </w:rPr>
        <w:t xml:space="preserve">then </w:t>
      </w:r>
      <w:r w:rsidR="00E53B16">
        <w:rPr>
          <w:rFonts w:ascii="Arial" w:hAnsi="Arial" w:cs="Arial"/>
          <w:sz w:val="22"/>
          <w:szCs w:val="22"/>
        </w:rPr>
        <w:t xml:space="preserve">utilize the expertise of the EMERGE </w:t>
      </w:r>
      <w:r w:rsidR="007C3248">
        <w:rPr>
          <w:rFonts w:ascii="Arial" w:hAnsi="Arial" w:cs="Arial"/>
          <w:sz w:val="22"/>
          <w:szCs w:val="22"/>
        </w:rPr>
        <w:t>team to reassure</w:t>
      </w:r>
      <w:r w:rsidR="00E53B16">
        <w:rPr>
          <w:rFonts w:ascii="Arial" w:hAnsi="Arial" w:cs="Arial"/>
          <w:sz w:val="22"/>
          <w:szCs w:val="22"/>
        </w:rPr>
        <w:t xml:space="preserve"> the selection of validation diseases.</w:t>
      </w:r>
      <w:r>
        <w:rPr>
          <w:rFonts w:ascii="Arial" w:hAnsi="Arial" w:cs="Arial"/>
          <w:sz w:val="22"/>
          <w:szCs w:val="22"/>
        </w:rPr>
        <w:t xml:space="preserve"> </w:t>
      </w:r>
      <w:r w:rsidR="00C273B0">
        <w:rPr>
          <w:rFonts w:ascii="Arial" w:hAnsi="Arial" w:cs="Arial"/>
          <w:sz w:val="22"/>
          <w:szCs w:val="22"/>
        </w:rPr>
        <w:t xml:space="preserve">As done before, the medical experts in </w:t>
      </w:r>
      <w:r w:rsidR="005E1B3E">
        <w:rPr>
          <w:rFonts w:ascii="Arial" w:hAnsi="Arial" w:cs="Arial"/>
          <w:sz w:val="22"/>
          <w:szCs w:val="22"/>
        </w:rPr>
        <w:t xml:space="preserve">the </w:t>
      </w:r>
      <w:r w:rsidR="00C273B0">
        <w:rPr>
          <w:rFonts w:ascii="Arial" w:hAnsi="Arial" w:cs="Arial"/>
          <w:sz w:val="22"/>
          <w:szCs w:val="22"/>
        </w:rPr>
        <w:t xml:space="preserve">EMERGE </w:t>
      </w:r>
      <w:r w:rsidR="00922AE4">
        <w:rPr>
          <w:rFonts w:ascii="Arial" w:hAnsi="Arial" w:cs="Arial"/>
          <w:sz w:val="22"/>
          <w:szCs w:val="22"/>
        </w:rPr>
        <w:t>network will determine the</w:t>
      </w:r>
      <w:r w:rsidR="007C3248">
        <w:rPr>
          <w:rFonts w:ascii="Arial" w:hAnsi="Arial" w:cs="Arial"/>
          <w:sz w:val="22"/>
          <w:szCs w:val="22"/>
        </w:rPr>
        <w:t xml:space="preserve"> inclusive and exclusive</w:t>
      </w:r>
      <w:r w:rsidR="00922AE4">
        <w:rPr>
          <w:rFonts w:ascii="Arial" w:hAnsi="Arial" w:cs="Arial"/>
          <w:sz w:val="22"/>
          <w:szCs w:val="22"/>
        </w:rPr>
        <w:t xml:space="preserve"> criteria of patient </w:t>
      </w:r>
      <w:r w:rsidR="007C3248">
        <w:rPr>
          <w:rFonts w:ascii="Arial" w:hAnsi="Arial" w:cs="Arial"/>
          <w:sz w:val="22"/>
          <w:szCs w:val="22"/>
        </w:rPr>
        <w:t xml:space="preserve">selection </w:t>
      </w:r>
      <w:r w:rsidR="00C273B0">
        <w:rPr>
          <w:rFonts w:ascii="Arial" w:hAnsi="Arial" w:cs="Arial"/>
          <w:sz w:val="22"/>
          <w:szCs w:val="22"/>
        </w:rPr>
        <w:t>for</w:t>
      </w:r>
      <w:r w:rsidR="00922AE4">
        <w:rPr>
          <w:rFonts w:ascii="Arial" w:hAnsi="Arial" w:cs="Arial"/>
          <w:sz w:val="22"/>
          <w:szCs w:val="22"/>
        </w:rPr>
        <w:t xml:space="preserve"> a validation disease.</w:t>
      </w:r>
      <w:r w:rsidR="007C3248">
        <w:rPr>
          <w:rFonts w:ascii="Arial" w:hAnsi="Arial" w:cs="Arial"/>
          <w:sz w:val="22"/>
          <w:szCs w:val="22"/>
        </w:rPr>
        <w:t xml:space="preserve"> </w:t>
      </w:r>
      <w:r w:rsidR="007C3248">
        <w:rPr>
          <w:rFonts w:ascii="Arial" w:eastAsia="SimSun" w:hAnsi="Arial" w:cs="Arial"/>
          <w:sz w:val="22"/>
          <w:szCs w:val="22"/>
          <w:lang w:eastAsia="zh-CN"/>
        </w:rPr>
        <w:t>They</w:t>
      </w:r>
      <w:r w:rsidR="002C0100">
        <w:rPr>
          <w:rFonts w:ascii="Arial" w:eastAsia="SimSun" w:hAnsi="Arial" w:cs="Arial" w:hint="eastAsia"/>
          <w:sz w:val="22"/>
          <w:szCs w:val="22"/>
          <w:lang w:eastAsia="zh-CN"/>
        </w:rPr>
        <w:t xml:space="preserve"> will</w:t>
      </w:r>
      <w:r w:rsidR="007C3248">
        <w:rPr>
          <w:rFonts w:ascii="Arial" w:eastAsia="SimSun" w:hAnsi="Arial" w:cs="Arial"/>
          <w:sz w:val="22"/>
          <w:szCs w:val="22"/>
          <w:lang w:eastAsia="zh-CN"/>
        </w:rPr>
        <w:t xml:space="preserve"> also</w:t>
      </w:r>
      <w:r w:rsidR="002C0100">
        <w:rPr>
          <w:rFonts w:ascii="Arial" w:eastAsia="SimSun" w:hAnsi="Arial" w:cs="Arial" w:hint="eastAsia"/>
          <w:sz w:val="22"/>
          <w:szCs w:val="22"/>
          <w:lang w:eastAsia="zh-CN"/>
        </w:rPr>
        <w:t xml:space="preserve"> match c</w:t>
      </w:r>
      <w:r w:rsidR="00922AE4">
        <w:rPr>
          <w:rFonts w:ascii="Arial" w:hAnsi="Arial" w:cs="Arial"/>
          <w:sz w:val="22"/>
          <w:szCs w:val="22"/>
        </w:rPr>
        <w:t xml:space="preserve">ontrols </w:t>
      </w:r>
      <w:r w:rsidR="00C273B0">
        <w:rPr>
          <w:rFonts w:ascii="Arial" w:hAnsi="Arial" w:cs="Arial"/>
          <w:sz w:val="22"/>
          <w:szCs w:val="22"/>
        </w:rPr>
        <w:t xml:space="preserve">from </w:t>
      </w:r>
      <w:proofErr w:type="spellStart"/>
      <w:r w:rsidR="00C273B0">
        <w:rPr>
          <w:rFonts w:ascii="Arial" w:hAnsi="Arial" w:cs="Arial"/>
          <w:sz w:val="22"/>
          <w:szCs w:val="22"/>
        </w:rPr>
        <w:t>dbGAP</w:t>
      </w:r>
      <w:proofErr w:type="spellEnd"/>
      <w:r w:rsidR="00C273B0">
        <w:rPr>
          <w:rFonts w:ascii="Arial" w:hAnsi="Arial" w:cs="Arial"/>
          <w:sz w:val="22"/>
          <w:szCs w:val="22"/>
        </w:rPr>
        <w:t xml:space="preserve"> </w:t>
      </w:r>
      <w:r w:rsidR="007C3248">
        <w:rPr>
          <w:rFonts w:ascii="Arial" w:hAnsi="Arial" w:cs="Arial"/>
          <w:sz w:val="22"/>
          <w:szCs w:val="22"/>
        </w:rPr>
        <w:t>for these diseases</w:t>
      </w:r>
      <w:r w:rsidR="00C273B0">
        <w:rPr>
          <w:rFonts w:ascii="Arial" w:hAnsi="Arial" w:cs="Arial"/>
          <w:sz w:val="22"/>
          <w:szCs w:val="22"/>
        </w:rPr>
        <w:t xml:space="preserve">. </w:t>
      </w:r>
      <w:r w:rsidR="002C0100">
        <w:rPr>
          <w:rFonts w:ascii="Arial" w:eastAsia="SimSun" w:hAnsi="Arial" w:cs="Arial" w:hint="eastAsia"/>
          <w:sz w:val="22"/>
          <w:szCs w:val="22"/>
          <w:lang w:eastAsia="zh-CN"/>
        </w:rPr>
        <w:t xml:space="preserve">We will employ </w:t>
      </w:r>
      <w:r w:rsidR="00C273B0">
        <w:rPr>
          <w:rFonts w:ascii="Arial" w:hAnsi="Arial" w:cs="Arial"/>
          <w:sz w:val="22"/>
          <w:szCs w:val="22"/>
        </w:rPr>
        <w:t>PL</w:t>
      </w:r>
      <w:r w:rsidR="00922AE4">
        <w:rPr>
          <w:rFonts w:ascii="Arial" w:hAnsi="Arial" w:cs="Arial"/>
          <w:sz w:val="22"/>
          <w:szCs w:val="22"/>
        </w:rPr>
        <w:t xml:space="preserve">INK software for assessing the epistatic effect </w:t>
      </w:r>
      <w:r w:rsidR="008F0F43">
        <w:rPr>
          <w:rFonts w:ascii="Arial" w:hAnsi="Arial" w:cs="Arial"/>
          <w:sz w:val="22"/>
          <w:szCs w:val="22"/>
        </w:rPr>
        <w:t xml:space="preserve">size </w:t>
      </w:r>
      <w:r w:rsidR="00922AE4">
        <w:rPr>
          <w:rFonts w:ascii="Arial" w:hAnsi="Arial" w:cs="Arial"/>
          <w:sz w:val="22"/>
          <w:szCs w:val="22"/>
        </w:rPr>
        <w:t xml:space="preserve">of tentative SNP pairs, </w:t>
      </w:r>
      <w:r w:rsidR="007C3248">
        <w:rPr>
          <w:rFonts w:ascii="Arial" w:hAnsi="Arial" w:cs="Arial"/>
          <w:sz w:val="22"/>
          <w:szCs w:val="22"/>
        </w:rPr>
        <w:t>using</w:t>
      </w:r>
      <w:r w:rsidR="00922AE4">
        <w:rPr>
          <w:rFonts w:ascii="Arial" w:hAnsi="Arial" w:cs="Arial"/>
          <w:sz w:val="22"/>
          <w:szCs w:val="22"/>
        </w:rPr>
        <w:t xml:space="preserve"> classic quality control</w:t>
      </w:r>
      <w:r w:rsidR="007C3248">
        <w:rPr>
          <w:rFonts w:ascii="Arial" w:hAnsi="Arial" w:cs="Arial"/>
          <w:sz w:val="22"/>
          <w:szCs w:val="22"/>
        </w:rPr>
        <w:t xml:space="preserve"> processes</w:t>
      </w:r>
      <w:r w:rsidR="00922AE4">
        <w:rPr>
          <w:rFonts w:ascii="Arial" w:hAnsi="Arial" w:cs="Arial"/>
          <w:sz w:val="22"/>
          <w:szCs w:val="22"/>
        </w:rPr>
        <w:t xml:space="preserve"> </w:t>
      </w:r>
      <w:r w:rsidR="007C3248">
        <w:rPr>
          <w:rFonts w:ascii="Arial" w:hAnsi="Arial" w:cs="Arial"/>
          <w:sz w:val="22"/>
          <w:szCs w:val="22"/>
        </w:rPr>
        <w:t>for</w:t>
      </w:r>
      <w:r w:rsidR="00922AE4">
        <w:rPr>
          <w:rFonts w:ascii="Arial" w:hAnsi="Arial" w:cs="Arial"/>
          <w:sz w:val="22"/>
          <w:szCs w:val="22"/>
        </w:rPr>
        <w:t xml:space="preserve"> sample</w:t>
      </w:r>
      <w:r w:rsidR="007C3248">
        <w:rPr>
          <w:rFonts w:ascii="Arial" w:hAnsi="Arial" w:cs="Arial"/>
          <w:sz w:val="22"/>
          <w:szCs w:val="22"/>
        </w:rPr>
        <w:t xml:space="preserve">s </w:t>
      </w:r>
      <w:r w:rsidR="00922AE4">
        <w:rPr>
          <w:rFonts w:ascii="Arial" w:hAnsi="Arial" w:cs="Arial"/>
          <w:sz w:val="22"/>
          <w:szCs w:val="22"/>
        </w:rPr>
        <w:t xml:space="preserve"> and </w:t>
      </w:r>
      <w:r w:rsidR="00922AE4" w:rsidRPr="002F4422">
        <w:rPr>
          <w:rFonts w:ascii="Arial" w:hAnsi="Arial" w:cs="Arial"/>
          <w:noProof/>
          <w:sz w:val="22"/>
          <w:szCs w:val="22"/>
        </w:rPr>
        <w:t>SNP</w:t>
      </w:r>
      <w:r w:rsidR="007C3248">
        <w:rPr>
          <w:rFonts w:ascii="Arial" w:hAnsi="Arial" w:cs="Arial"/>
          <w:noProof/>
          <w:sz w:val="22"/>
          <w:szCs w:val="22"/>
        </w:rPr>
        <w:t>s</w:t>
      </w:r>
      <w:r w:rsidR="00922AE4">
        <w:rPr>
          <w:rFonts w:ascii="Arial" w:hAnsi="Arial" w:cs="Arial"/>
          <w:sz w:val="22"/>
          <w:szCs w:val="22"/>
        </w:rPr>
        <w:t xml:space="preserve"> and adjusting</w:t>
      </w:r>
      <w:r w:rsidR="007C3248">
        <w:rPr>
          <w:rFonts w:ascii="Arial" w:hAnsi="Arial" w:cs="Arial"/>
          <w:sz w:val="22"/>
          <w:szCs w:val="22"/>
        </w:rPr>
        <w:t xml:space="preserve"> the effects from</w:t>
      </w:r>
      <w:r w:rsidR="00922AE4">
        <w:rPr>
          <w:rFonts w:ascii="Arial" w:hAnsi="Arial" w:cs="Arial"/>
          <w:sz w:val="22"/>
          <w:szCs w:val="22"/>
        </w:rPr>
        <w:t xml:space="preserve"> the covariates</w:t>
      </w:r>
      <w:r w:rsidR="00C273B0">
        <w:rPr>
          <w:rFonts w:ascii="Arial" w:hAnsi="Arial" w:cs="Arial"/>
          <w:sz w:val="22"/>
          <w:szCs w:val="22"/>
        </w:rPr>
        <w:t xml:space="preserve"> </w:t>
      </w:r>
      <w:r w:rsidR="00922AE4">
        <w:rPr>
          <w:rFonts w:ascii="Arial" w:hAnsi="Arial" w:cs="Arial"/>
          <w:sz w:val="22"/>
          <w:szCs w:val="22"/>
        </w:rPr>
        <w:t>such as age and</w:t>
      </w:r>
      <w:r w:rsidR="00C273B0">
        <w:rPr>
          <w:rFonts w:ascii="Arial" w:hAnsi="Arial" w:cs="Arial"/>
          <w:sz w:val="22"/>
          <w:szCs w:val="22"/>
        </w:rPr>
        <w:t xml:space="preserve"> gender. </w:t>
      </w:r>
      <w:r w:rsidR="007C3248">
        <w:rPr>
          <w:rFonts w:ascii="Arial" w:hAnsi="Arial" w:cs="Arial"/>
          <w:sz w:val="22"/>
          <w:szCs w:val="22"/>
        </w:rPr>
        <w:t>We will correct m</w:t>
      </w:r>
      <w:r w:rsidR="00922AE4">
        <w:rPr>
          <w:rFonts w:ascii="Arial" w:hAnsi="Arial" w:cs="Arial"/>
          <w:sz w:val="22"/>
          <w:szCs w:val="22"/>
        </w:rPr>
        <w:t xml:space="preserve">ultiple comparisons of SNP pairs by </w:t>
      </w:r>
      <w:r w:rsidR="008F0F43">
        <w:rPr>
          <w:rFonts w:ascii="Arial" w:hAnsi="Arial" w:cs="Arial"/>
          <w:sz w:val="22"/>
          <w:szCs w:val="22"/>
        </w:rPr>
        <w:t>false discovery rate</w:t>
      </w:r>
      <w:r w:rsidR="00C273B0">
        <w:rPr>
          <w:rFonts w:ascii="Arial" w:hAnsi="Arial" w:cs="Arial"/>
          <w:sz w:val="22"/>
          <w:szCs w:val="22"/>
        </w:rPr>
        <w:t xml:space="preserve">. </w:t>
      </w:r>
    </w:p>
    <w:p w14:paraId="7B0D00FE" w14:textId="34BD6074" w:rsidR="00C273B0" w:rsidRDefault="00C273B0" w:rsidP="00A0256C">
      <w:pPr>
        <w:spacing w:before="200"/>
        <w:rPr>
          <w:rFonts w:ascii="Arial" w:hAnsi="Arial" w:cs="Arial"/>
          <w:sz w:val="22"/>
          <w:szCs w:val="22"/>
        </w:rPr>
      </w:pPr>
      <w:r>
        <w:rPr>
          <w:rFonts w:ascii="Arial" w:hAnsi="Arial" w:cs="Arial"/>
          <w:sz w:val="22"/>
          <w:szCs w:val="22"/>
        </w:rPr>
        <w:t xml:space="preserve">For validated epistatic SNPs, we will further determine the driving mechanisms that lead to the cooperative </w:t>
      </w:r>
      <w:r w:rsidRPr="006F1FD7">
        <w:rPr>
          <w:rFonts w:ascii="Arial" w:hAnsi="Arial" w:cs="Arial"/>
          <w:noProof/>
          <w:sz w:val="22"/>
          <w:szCs w:val="22"/>
        </w:rPr>
        <w:t>mechanisms</w:t>
      </w:r>
      <w:r>
        <w:rPr>
          <w:rFonts w:ascii="Arial" w:hAnsi="Arial" w:cs="Arial"/>
          <w:sz w:val="22"/>
          <w:szCs w:val="22"/>
        </w:rPr>
        <w:t xml:space="preserve">. </w:t>
      </w:r>
      <w:r w:rsidR="00D63D0A">
        <w:rPr>
          <w:rFonts w:ascii="Arial" w:hAnsi="Arial" w:cs="Arial"/>
          <w:sz w:val="22"/>
          <w:szCs w:val="22"/>
        </w:rPr>
        <w:t xml:space="preserve">For instance, we can </w:t>
      </w:r>
      <w:r>
        <w:rPr>
          <w:rFonts w:ascii="Arial" w:hAnsi="Arial" w:cs="Arial"/>
          <w:sz w:val="22"/>
          <w:szCs w:val="22"/>
        </w:rPr>
        <w:t>search for the</w:t>
      </w:r>
      <w:r w:rsidR="00D63D0A">
        <w:rPr>
          <w:rFonts w:ascii="Arial" w:hAnsi="Arial" w:cs="Arial"/>
          <w:sz w:val="22"/>
          <w:szCs w:val="22"/>
        </w:rPr>
        <w:t xml:space="preserve"> </w:t>
      </w:r>
      <w:r w:rsidR="007C3248">
        <w:rPr>
          <w:rFonts w:ascii="Arial" w:hAnsi="Arial" w:cs="Arial"/>
          <w:sz w:val="22"/>
          <w:szCs w:val="22"/>
        </w:rPr>
        <w:t>shared</w:t>
      </w:r>
      <w:r>
        <w:rPr>
          <w:rFonts w:ascii="Arial" w:hAnsi="Arial" w:cs="Arial"/>
          <w:sz w:val="22"/>
          <w:szCs w:val="22"/>
        </w:rPr>
        <w:t xml:space="preserve"> mechanisms</w:t>
      </w:r>
      <w:r w:rsidR="00D63D0A">
        <w:rPr>
          <w:rFonts w:ascii="Arial" w:hAnsi="Arial" w:cs="Arial"/>
          <w:sz w:val="22"/>
          <w:szCs w:val="22"/>
        </w:rPr>
        <w:t xml:space="preserve"> between the pair of SNPs</w:t>
      </w:r>
      <w:r>
        <w:rPr>
          <w:rFonts w:ascii="Arial" w:hAnsi="Arial" w:cs="Arial"/>
          <w:sz w:val="22"/>
          <w:szCs w:val="22"/>
        </w:rPr>
        <w:t xml:space="preserve"> such as binding to the same transcription factor, interacting factors, and locating in the</w:t>
      </w:r>
      <w:r w:rsidR="00D63D0A">
        <w:rPr>
          <w:rFonts w:ascii="Arial" w:hAnsi="Arial" w:cs="Arial"/>
          <w:sz w:val="22"/>
          <w:szCs w:val="22"/>
        </w:rPr>
        <w:t xml:space="preserve"> two</w:t>
      </w:r>
      <w:r>
        <w:rPr>
          <w:rFonts w:ascii="Arial" w:hAnsi="Arial" w:cs="Arial"/>
          <w:sz w:val="22"/>
          <w:szCs w:val="22"/>
        </w:rPr>
        <w:t xml:space="preserve"> anchor regions of</w:t>
      </w:r>
      <w:r w:rsidR="00D63D0A">
        <w:rPr>
          <w:rFonts w:ascii="Arial" w:hAnsi="Arial" w:cs="Arial"/>
          <w:sz w:val="22"/>
          <w:szCs w:val="22"/>
        </w:rPr>
        <w:t xml:space="preserve"> a long-range chromatin interaction. We have extensive experiences</w:t>
      </w:r>
      <w:r>
        <w:rPr>
          <w:rFonts w:ascii="Arial" w:hAnsi="Arial" w:cs="Arial"/>
          <w:sz w:val="22"/>
          <w:szCs w:val="22"/>
        </w:rPr>
        <w:t xml:space="preserve"> search</w:t>
      </w:r>
      <w:r w:rsidR="00D63D0A">
        <w:rPr>
          <w:rFonts w:ascii="Arial" w:hAnsi="Arial" w:cs="Arial"/>
          <w:sz w:val="22"/>
          <w:szCs w:val="22"/>
        </w:rPr>
        <w:t>ing</w:t>
      </w:r>
      <w:r>
        <w:rPr>
          <w:rFonts w:ascii="Arial" w:hAnsi="Arial" w:cs="Arial"/>
          <w:sz w:val="22"/>
          <w:szCs w:val="22"/>
        </w:rPr>
        <w:t xml:space="preserve"> for these common underlying mechanisms</w:t>
      </w:r>
      <w:r w:rsidR="00D63D0A">
        <w:rPr>
          <w:rFonts w:ascii="Arial" w:hAnsi="Arial" w:cs="Arial"/>
          <w:sz w:val="22"/>
          <w:szCs w:val="22"/>
        </w:rPr>
        <w:t xml:space="preserve"> from </w:t>
      </w:r>
      <w:r w:rsidR="007C3248">
        <w:rPr>
          <w:rFonts w:ascii="Arial" w:hAnsi="Arial" w:cs="Arial"/>
          <w:sz w:val="22"/>
          <w:szCs w:val="22"/>
        </w:rPr>
        <w:t xml:space="preserve">the </w:t>
      </w:r>
      <w:r w:rsidR="00D63D0A">
        <w:rPr>
          <w:rFonts w:ascii="Arial" w:hAnsi="Arial" w:cs="Arial"/>
          <w:sz w:val="22"/>
          <w:szCs w:val="22"/>
        </w:rPr>
        <w:t xml:space="preserve">ENCODE datasets </w:t>
      </w:r>
      <w:r w:rsidR="00E53B16">
        <w:rPr>
          <w:rFonts w:ascii="Arial" w:hAnsi="Arial" w:cs="Arial"/>
          <w:sz w:val="22"/>
          <w:szCs w:val="22"/>
        </w:rPr>
        <w:t>from</w:t>
      </w:r>
      <w:r>
        <w:rPr>
          <w:rFonts w:ascii="Arial" w:hAnsi="Arial" w:cs="Arial"/>
          <w:sz w:val="22"/>
          <w:szCs w:val="22"/>
        </w:rPr>
        <w:t xml:space="preserve"> our previous</w:t>
      </w:r>
      <w:r w:rsidR="00D63D0A">
        <w:rPr>
          <w:rFonts w:ascii="Arial" w:hAnsi="Arial" w:cs="Arial"/>
          <w:sz w:val="22"/>
          <w:szCs w:val="22"/>
        </w:rPr>
        <w:t xml:space="preserve"> studies on eQTL associations</w:t>
      </w:r>
      <w:r>
        <w:rPr>
          <w:rFonts w:ascii="Arial" w:hAnsi="Arial" w:cs="Arial"/>
          <w:sz w:val="22"/>
          <w:szCs w:val="22"/>
        </w:rPr>
        <w:t xml:space="preserve">. </w:t>
      </w:r>
    </w:p>
    <w:p w14:paraId="2ABB3A93" w14:textId="02278739" w:rsidR="00563A24" w:rsidRPr="00A0256C" w:rsidRDefault="00C273B0" w:rsidP="00A0256C">
      <w:pPr>
        <w:spacing w:before="200"/>
        <w:rPr>
          <w:rFonts w:ascii="Times" w:eastAsia="Times New Roman" w:hAnsi="Times" w:cs="Times New Roman"/>
          <w:sz w:val="20"/>
          <w:szCs w:val="20"/>
        </w:rPr>
      </w:pPr>
      <w:r>
        <w:rPr>
          <w:rFonts w:ascii="Arial" w:hAnsi="Arial" w:cs="Arial"/>
          <w:sz w:val="22"/>
          <w:szCs w:val="22"/>
        </w:rPr>
        <w:t>Upon complet</w:t>
      </w:r>
      <w:r w:rsidR="00E53B16">
        <w:rPr>
          <w:rFonts w:ascii="Arial" w:hAnsi="Arial" w:cs="Arial"/>
          <w:sz w:val="22"/>
          <w:szCs w:val="22"/>
        </w:rPr>
        <w:t>ion of</w:t>
      </w:r>
      <w:r>
        <w:rPr>
          <w:rFonts w:ascii="Arial" w:hAnsi="Arial" w:cs="Arial"/>
          <w:sz w:val="22"/>
          <w:szCs w:val="22"/>
        </w:rPr>
        <w:t xml:space="preserve"> this sub aim, w</w:t>
      </w:r>
      <w:r w:rsidR="00D63D0A">
        <w:rPr>
          <w:rFonts w:ascii="Arial" w:hAnsi="Arial" w:cs="Arial"/>
          <w:sz w:val="22"/>
          <w:szCs w:val="22"/>
        </w:rPr>
        <w:t>e are likely to obtain</w:t>
      </w:r>
      <w:r>
        <w:rPr>
          <w:rFonts w:ascii="Arial" w:hAnsi="Arial" w:cs="Arial"/>
          <w:sz w:val="22"/>
          <w:szCs w:val="22"/>
        </w:rPr>
        <w:t xml:space="preserve"> several causal SNP pairs wit</w:t>
      </w:r>
      <w:r w:rsidR="00D63D0A">
        <w:rPr>
          <w:rFonts w:ascii="Arial" w:hAnsi="Arial" w:cs="Arial"/>
          <w:sz w:val="22"/>
          <w:szCs w:val="22"/>
        </w:rPr>
        <w:t>h epistatic interactions for some</w:t>
      </w:r>
      <w:r>
        <w:rPr>
          <w:rFonts w:ascii="Arial" w:hAnsi="Arial" w:cs="Arial"/>
          <w:sz w:val="22"/>
          <w:szCs w:val="22"/>
        </w:rPr>
        <w:t xml:space="preserve"> diseases. These epista</w:t>
      </w:r>
      <w:r w:rsidR="00D63D0A">
        <w:rPr>
          <w:rFonts w:ascii="Arial" w:hAnsi="Arial" w:cs="Arial"/>
          <w:sz w:val="22"/>
          <w:szCs w:val="22"/>
        </w:rPr>
        <w:t>tic effects can be</w:t>
      </w:r>
      <w:r w:rsidR="009429AA">
        <w:rPr>
          <w:rFonts w:ascii="Arial" w:hAnsi="Arial" w:cs="Arial"/>
          <w:sz w:val="22"/>
          <w:szCs w:val="22"/>
        </w:rPr>
        <w:t xml:space="preserve"> </w:t>
      </w:r>
      <w:r w:rsidR="00A6359A">
        <w:rPr>
          <w:rFonts w:ascii="Arial" w:hAnsi="Arial" w:cs="Arial"/>
          <w:sz w:val="22"/>
          <w:szCs w:val="22"/>
        </w:rPr>
        <w:t xml:space="preserve">either </w:t>
      </w:r>
      <w:r w:rsidR="009429AA" w:rsidRPr="009429AA">
        <w:rPr>
          <w:rFonts w:ascii="Arial" w:hAnsi="Arial" w:cs="Arial"/>
          <w:sz w:val="22"/>
          <w:szCs w:val="22"/>
        </w:rPr>
        <w:t>synergistic</w:t>
      </w:r>
      <w:r>
        <w:rPr>
          <w:rFonts w:ascii="Arial" w:hAnsi="Arial" w:cs="Arial"/>
          <w:sz w:val="22"/>
          <w:szCs w:val="22"/>
        </w:rPr>
        <w:t xml:space="preserve"> or</w:t>
      </w:r>
      <w:r w:rsidR="00D63D0A">
        <w:rPr>
          <w:rFonts w:ascii="Arial" w:hAnsi="Arial" w:cs="Arial"/>
          <w:sz w:val="22"/>
          <w:szCs w:val="22"/>
        </w:rPr>
        <w:t xml:space="preserve"> antagonistic. Synergistic SNP pairs can</w:t>
      </w:r>
      <w:r w:rsidR="009429AA">
        <w:rPr>
          <w:rFonts w:ascii="Arial" w:hAnsi="Arial" w:cs="Arial"/>
          <w:sz w:val="22"/>
          <w:szCs w:val="22"/>
        </w:rPr>
        <w:t xml:space="preserve"> serve as more accurate biomarkers for diagnosis of</w:t>
      </w:r>
      <w:r w:rsidR="00D63D0A">
        <w:rPr>
          <w:rFonts w:ascii="Arial" w:hAnsi="Arial" w:cs="Arial"/>
          <w:sz w:val="22"/>
          <w:szCs w:val="22"/>
        </w:rPr>
        <w:t xml:space="preserve"> underlying</w:t>
      </w:r>
      <w:r w:rsidR="009429AA">
        <w:rPr>
          <w:rFonts w:ascii="Arial" w:hAnsi="Arial" w:cs="Arial"/>
          <w:sz w:val="22"/>
          <w:szCs w:val="22"/>
        </w:rPr>
        <w:t xml:space="preserve"> complex diseases than</w:t>
      </w:r>
      <w:r w:rsidR="00D63D0A">
        <w:rPr>
          <w:rFonts w:ascii="Arial" w:hAnsi="Arial" w:cs="Arial"/>
          <w:sz w:val="22"/>
          <w:szCs w:val="22"/>
        </w:rPr>
        <w:t xml:space="preserve"> </w:t>
      </w:r>
      <w:r w:rsidR="00A6359A">
        <w:rPr>
          <w:rFonts w:ascii="Arial" w:hAnsi="Arial" w:cs="Arial"/>
          <w:sz w:val="22"/>
          <w:szCs w:val="22"/>
        </w:rPr>
        <w:t xml:space="preserve">their </w:t>
      </w:r>
      <w:r w:rsidR="00E53B16">
        <w:rPr>
          <w:rFonts w:ascii="Arial" w:hAnsi="Arial" w:cs="Arial"/>
          <w:sz w:val="22"/>
          <w:szCs w:val="22"/>
        </w:rPr>
        <w:t>corresponding</w:t>
      </w:r>
      <w:r w:rsidR="009429AA">
        <w:rPr>
          <w:rFonts w:ascii="Arial" w:hAnsi="Arial" w:cs="Arial"/>
          <w:sz w:val="22"/>
          <w:szCs w:val="22"/>
        </w:rPr>
        <w:t xml:space="preserve"> individ</w:t>
      </w:r>
      <w:r w:rsidR="00D63D0A">
        <w:rPr>
          <w:rFonts w:ascii="Arial" w:hAnsi="Arial" w:cs="Arial"/>
          <w:sz w:val="22"/>
          <w:szCs w:val="22"/>
        </w:rPr>
        <w:t xml:space="preserve">ual </w:t>
      </w:r>
      <w:r w:rsidR="00E53B16">
        <w:rPr>
          <w:rFonts w:ascii="Arial" w:hAnsi="Arial" w:cs="Arial"/>
          <w:sz w:val="22"/>
          <w:szCs w:val="22"/>
        </w:rPr>
        <w:t>biomarkers</w:t>
      </w:r>
      <w:r w:rsidR="009429AA">
        <w:rPr>
          <w:rFonts w:ascii="Arial" w:hAnsi="Arial" w:cs="Arial"/>
          <w:sz w:val="22"/>
          <w:szCs w:val="22"/>
        </w:rPr>
        <w:t xml:space="preserve">. </w:t>
      </w:r>
    </w:p>
    <w:p w14:paraId="79ABBCD0" w14:textId="3F03598D" w:rsidR="00D74381" w:rsidRDefault="00D74381" w:rsidP="00A0256C">
      <w:pPr>
        <w:spacing w:before="200"/>
        <w:rPr>
          <w:rFonts w:ascii="Arial" w:hAnsi="Arial"/>
          <w:sz w:val="22"/>
          <w:szCs w:val="22"/>
        </w:rPr>
      </w:pPr>
      <w:r w:rsidRPr="005F647B">
        <w:rPr>
          <w:rFonts w:ascii="Arial" w:hAnsi="Arial"/>
          <w:i/>
          <w:sz w:val="22"/>
          <w:szCs w:val="22"/>
        </w:rPr>
        <w:t>Expected outcomes</w:t>
      </w:r>
      <w:r>
        <w:rPr>
          <w:rFonts w:ascii="Arial" w:hAnsi="Arial"/>
          <w:sz w:val="22"/>
          <w:szCs w:val="22"/>
        </w:rPr>
        <w:t>:</w:t>
      </w:r>
      <w:r w:rsidR="00F36559">
        <w:rPr>
          <w:rFonts w:ascii="Arial" w:hAnsi="Arial"/>
          <w:sz w:val="22"/>
          <w:szCs w:val="22"/>
        </w:rPr>
        <w:t xml:space="preserve"> </w:t>
      </w:r>
      <w:r w:rsidR="00104F64">
        <w:rPr>
          <w:rFonts w:ascii="Arial" w:hAnsi="Arial"/>
          <w:sz w:val="22"/>
          <w:szCs w:val="22"/>
        </w:rPr>
        <w:t xml:space="preserve">We expect </w:t>
      </w:r>
      <w:r w:rsidR="001F689B">
        <w:rPr>
          <w:rFonts w:ascii="Arial" w:hAnsi="Arial"/>
          <w:sz w:val="22"/>
          <w:szCs w:val="22"/>
        </w:rPr>
        <w:t>100</w:t>
      </w:r>
      <w:r w:rsidR="00104F64">
        <w:rPr>
          <w:rFonts w:ascii="Arial" w:hAnsi="Arial"/>
          <w:sz w:val="22"/>
          <w:szCs w:val="22"/>
        </w:rPr>
        <w:t xml:space="preserve"> to 1000</w:t>
      </w:r>
      <w:r w:rsidR="001F689B">
        <w:rPr>
          <w:rFonts w:ascii="Arial" w:hAnsi="Arial"/>
          <w:sz w:val="22"/>
          <w:szCs w:val="22"/>
        </w:rPr>
        <w:t xml:space="preserve"> SNP pairs with causal </w:t>
      </w:r>
      <w:r w:rsidR="001F689B" w:rsidRPr="006F1FD7">
        <w:rPr>
          <w:rFonts w:ascii="Arial" w:hAnsi="Arial"/>
          <w:noProof/>
          <w:sz w:val="22"/>
          <w:szCs w:val="22"/>
        </w:rPr>
        <w:t>cooperative</w:t>
      </w:r>
      <w:r w:rsidR="001F689B">
        <w:rPr>
          <w:rFonts w:ascii="Arial" w:hAnsi="Arial"/>
          <w:sz w:val="22"/>
          <w:szCs w:val="22"/>
        </w:rPr>
        <w:t xml:space="preserve"> mechanisms, </w:t>
      </w:r>
      <w:r w:rsidR="009366F4">
        <w:rPr>
          <w:rFonts w:ascii="Arial" w:hAnsi="Arial"/>
          <w:sz w:val="22"/>
          <w:szCs w:val="22"/>
        </w:rPr>
        <w:t>because o</w:t>
      </w:r>
      <w:r w:rsidR="00B0376E">
        <w:rPr>
          <w:rFonts w:ascii="Arial" w:hAnsi="Arial"/>
          <w:sz w:val="22"/>
          <w:szCs w:val="22"/>
        </w:rPr>
        <w:t xml:space="preserve">ur </w:t>
      </w:r>
      <w:proofErr w:type="spellStart"/>
      <w:r w:rsidR="00B0376E">
        <w:rPr>
          <w:rFonts w:ascii="Arial" w:hAnsi="Arial"/>
          <w:sz w:val="22"/>
          <w:szCs w:val="22"/>
        </w:rPr>
        <w:t>eQTL</w:t>
      </w:r>
      <w:proofErr w:type="spellEnd"/>
      <w:r w:rsidR="00B0376E">
        <w:rPr>
          <w:rFonts w:ascii="Arial" w:hAnsi="Arial"/>
          <w:sz w:val="22"/>
          <w:szCs w:val="22"/>
        </w:rPr>
        <w:t xml:space="preserve"> study on </w:t>
      </w:r>
      <w:proofErr w:type="spellStart"/>
      <w:r w:rsidR="009366F4">
        <w:rPr>
          <w:rFonts w:ascii="Arial" w:hAnsi="Arial"/>
          <w:sz w:val="22"/>
          <w:szCs w:val="22"/>
        </w:rPr>
        <w:t>lymphoblastoid</w:t>
      </w:r>
      <w:proofErr w:type="spellEnd"/>
      <w:r w:rsidR="009366F4">
        <w:rPr>
          <w:rFonts w:ascii="Arial" w:hAnsi="Arial"/>
          <w:sz w:val="22"/>
          <w:szCs w:val="22"/>
        </w:rPr>
        <w:t xml:space="preserve"> cells </w:t>
      </w:r>
      <w:r w:rsidR="00B0376E">
        <w:rPr>
          <w:rFonts w:ascii="Arial" w:hAnsi="Arial"/>
          <w:sz w:val="22"/>
          <w:szCs w:val="22"/>
        </w:rPr>
        <w:t>LCL</w:t>
      </w:r>
      <w:r w:rsidR="001F689B">
        <w:rPr>
          <w:rFonts w:ascii="Arial" w:hAnsi="Arial"/>
          <w:sz w:val="22"/>
          <w:szCs w:val="22"/>
        </w:rPr>
        <w:t xml:space="preserve"> cells unveiled more than 100 SNP pairs with similar downstr</w:t>
      </w:r>
      <w:r w:rsidR="00B0376E">
        <w:rPr>
          <w:rFonts w:ascii="Arial" w:hAnsi="Arial"/>
          <w:sz w:val="22"/>
          <w:szCs w:val="22"/>
        </w:rPr>
        <w:t xml:space="preserve">eam genes by using </w:t>
      </w:r>
      <w:r w:rsidR="001F689B">
        <w:rPr>
          <w:rFonts w:ascii="Arial" w:hAnsi="Arial"/>
          <w:sz w:val="22"/>
          <w:szCs w:val="22"/>
        </w:rPr>
        <w:t xml:space="preserve">500 diseases and </w:t>
      </w:r>
      <w:r w:rsidR="00B0376E">
        <w:rPr>
          <w:rFonts w:ascii="Arial" w:hAnsi="Arial"/>
          <w:sz w:val="22"/>
          <w:szCs w:val="22"/>
        </w:rPr>
        <w:t>around</w:t>
      </w:r>
      <w:r w:rsidR="00104F64">
        <w:rPr>
          <w:rFonts w:ascii="Arial" w:hAnsi="Arial"/>
          <w:sz w:val="22"/>
          <w:szCs w:val="22"/>
        </w:rPr>
        <w:t xml:space="preserve"> 2000 SNPs.</w:t>
      </w:r>
      <w:r w:rsidR="0075218E">
        <w:rPr>
          <w:rFonts w:ascii="Arial" w:hAnsi="Arial"/>
          <w:sz w:val="22"/>
          <w:szCs w:val="22"/>
        </w:rPr>
        <w:t xml:space="preserve"> </w:t>
      </w:r>
      <w:r w:rsidR="00B0376E">
        <w:rPr>
          <w:rFonts w:ascii="Arial" w:hAnsi="Arial"/>
          <w:sz w:val="22"/>
          <w:szCs w:val="22"/>
        </w:rPr>
        <w:t xml:space="preserve">With more SNPs, diseases, and cell types, it is reasonable </w:t>
      </w:r>
      <w:r w:rsidR="00104F64">
        <w:rPr>
          <w:rFonts w:ascii="Arial" w:hAnsi="Arial"/>
          <w:sz w:val="22"/>
          <w:szCs w:val="22"/>
        </w:rPr>
        <w:t>to expect more</w:t>
      </w:r>
      <w:r w:rsidR="00B0376E">
        <w:rPr>
          <w:rFonts w:ascii="Arial" w:hAnsi="Arial"/>
          <w:sz w:val="22"/>
          <w:szCs w:val="22"/>
        </w:rPr>
        <w:t xml:space="preserve"> positive </w:t>
      </w:r>
      <w:r w:rsidR="009366F4">
        <w:rPr>
          <w:rFonts w:ascii="Arial" w:hAnsi="Arial"/>
          <w:sz w:val="22"/>
          <w:szCs w:val="22"/>
        </w:rPr>
        <w:t>results</w:t>
      </w:r>
      <w:r w:rsidR="00B0376E">
        <w:rPr>
          <w:rFonts w:ascii="Arial" w:hAnsi="Arial"/>
          <w:sz w:val="22"/>
          <w:szCs w:val="22"/>
        </w:rPr>
        <w:t>. In particular</w:t>
      </w:r>
      <w:r w:rsidR="00104F64">
        <w:rPr>
          <w:rFonts w:ascii="Arial" w:hAnsi="Arial"/>
          <w:sz w:val="22"/>
          <w:szCs w:val="22"/>
        </w:rPr>
        <w:t xml:space="preserve">, </w:t>
      </w:r>
      <w:r w:rsidR="00B0376E">
        <w:rPr>
          <w:rFonts w:ascii="Arial" w:hAnsi="Arial"/>
          <w:sz w:val="22"/>
          <w:szCs w:val="22"/>
        </w:rPr>
        <w:t>more</w:t>
      </w:r>
      <w:r w:rsidR="00104F64">
        <w:rPr>
          <w:rFonts w:ascii="Arial" w:hAnsi="Arial"/>
          <w:sz w:val="22"/>
          <w:szCs w:val="22"/>
        </w:rPr>
        <w:t xml:space="preserve"> cel</w:t>
      </w:r>
      <w:r w:rsidR="00B0376E">
        <w:rPr>
          <w:rFonts w:ascii="Arial" w:hAnsi="Arial"/>
          <w:sz w:val="22"/>
          <w:szCs w:val="22"/>
        </w:rPr>
        <w:t>l types should</w:t>
      </w:r>
      <w:r w:rsidR="00104F64">
        <w:rPr>
          <w:rFonts w:ascii="Arial" w:hAnsi="Arial"/>
          <w:sz w:val="22"/>
          <w:szCs w:val="22"/>
        </w:rPr>
        <w:t xml:space="preserve"> yield</w:t>
      </w:r>
      <w:r w:rsidR="00B0376E">
        <w:rPr>
          <w:rFonts w:ascii="Arial" w:hAnsi="Arial"/>
          <w:sz w:val="22"/>
          <w:szCs w:val="22"/>
        </w:rPr>
        <w:t xml:space="preserve"> more </w:t>
      </w:r>
      <w:r w:rsidR="00104F64">
        <w:rPr>
          <w:rFonts w:ascii="Arial" w:hAnsi="Arial"/>
          <w:sz w:val="22"/>
          <w:szCs w:val="22"/>
        </w:rPr>
        <w:t>disease mechanisms</w:t>
      </w:r>
      <w:r w:rsidR="00B0376E">
        <w:rPr>
          <w:rFonts w:ascii="Arial" w:hAnsi="Arial"/>
          <w:sz w:val="22"/>
          <w:szCs w:val="22"/>
        </w:rPr>
        <w:t xml:space="preserve"> specific to these cell types</w:t>
      </w:r>
      <w:r w:rsidR="009366F4">
        <w:rPr>
          <w:rFonts w:ascii="Arial" w:hAnsi="Arial"/>
          <w:sz w:val="22"/>
          <w:szCs w:val="22"/>
        </w:rPr>
        <w:t xml:space="preserve"> than only a single cell type (LCL)</w:t>
      </w:r>
      <w:r w:rsidR="00104F64">
        <w:rPr>
          <w:rFonts w:ascii="Arial" w:hAnsi="Arial"/>
          <w:sz w:val="22"/>
          <w:szCs w:val="22"/>
        </w:rPr>
        <w:t>.</w:t>
      </w:r>
      <w:r w:rsidR="0075218E">
        <w:rPr>
          <w:rFonts w:ascii="Arial" w:hAnsi="Arial"/>
          <w:sz w:val="22"/>
          <w:szCs w:val="22"/>
        </w:rPr>
        <w:t xml:space="preserve"> We also expect half of the prioritized SNP pairs can be validated by </w:t>
      </w:r>
      <w:r w:rsidR="009366F4">
        <w:rPr>
          <w:rFonts w:ascii="Arial" w:hAnsi="Arial"/>
          <w:sz w:val="22"/>
          <w:szCs w:val="22"/>
        </w:rPr>
        <w:t xml:space="preserve">the </w:t>
      </w:r>
      <w:r w:rsidR="0075218E">
        <w:rPr>
          <w:rFonts w:ascii="Arial" w:hAnsi="Arial"/>
          <w:sz w:val="22"/>
          <w:szCs w:val="22"/>
        </w:rPr>
        <w:t>EMERGE</w:t>
      </w:r>
      <w:r w:rsidR="009366F4">
        <w:rPr>
          <w:rFonts w:ascii="Arial" w:hAnsi="Arial"/>
          <w:sz w:val="22"/>
          <w:szCs w:val="22"/>
        </w:rPr>
        <w:t xml:space="preserve"> dataset</w:t>
      </w:r>
      <w:r w:rsidR="0075218E">
        <w:rPr>
          <w:rFonts w:ascii="Arial" w:hAnsi="Arial"/>
          <w:sz w:val="22"/>
          <w:szCs w:val="22"/>
        </w:rPr>
        <w:t xml:space="preserve">, </w:t>
      </w:r>
      <w:r w:rsidR="00B0376E">
        <w:rPr>
          <w:rFonts w:ascii="Arial" w:hAnsi="Arial"/>
          <w:sz w:val="22"/>
          <w:szCs w:val="22"/>
        </w:rPr>
        <w:t>based on our explor</w:t>
      </w:r>
      <w:r w:rsidR="00546D0E">
        <w:rPr>
          <w:rFonts w:ascii="Arial" w:hAnsi="Arial"/>
          <w:sz w:val="22"/>
          <w:szCs w:val="22"/>
        </w:rPr>
        <w:t>atory</w:t>
      </w:r>
      <w:r w:rsidR="00B0376E">
        <w:rPr>
          <w:rFonts w:ascii="Arial" w:hAnsi="Arial"/>
          <w:sz w:val="22"/>
          <w:szCs w:val="22"/>
        </w:rPr>
        <w:t xml:space="preserve"> </w:t>
      </w:r>
      <w:r w:rsidR="0075218E">
        <w:rPr>
          <w:rFonts w:ascii="Arial" w:hAnsi="Arial"/>
          <w:sz w:val="22"/>
          <w:szCs w:val="22"/>
        </w:rPr>
        <w:t>eQTL studies. While the large-scale validation of all results is out of the</w:t>
      </w:r>
      <w:r w:rsidR="006E01F6">
        <w:rPr>
          <w:rFonts w:ascii="Arial" w:hAnsi="Arial"/>
          <w:sz w:val="22"/>
          <w:szCs w:val="22"/>
        </w:rPr>
        <w:t xml:space="preserve"> scope of this study, it provides a large number of hypotheses of</w:t>
      </w:r>
      <w:r w:rsidR="0075218E">
        <w:rPr>
          <w:rFonts w:ascii="Arial" w:hAnsi="Arial"/>
          <w:sz w:val="22"/>
          <w:szCs w:val="22"/>
        </w:rPr>
        <w:t xml:space="preserve"> </w:t>
      </w:r>
      <w:r w:rsidR="002C0100">
        <w:rPr>
          <w:rFonts w:ascii="Arial" w:hAnsi="Arial"/>
          <w:noProof/>
          <w:sz w:val="22"/>
          <w:szCs w:val="22"/>
        </w:rPr>
        <w:t>epistatic disease</w:t>
      </w:r>
      <w:r w:rsidR="0075218E">
        <w:rPr>
          <w:rFonts w:ascii="Arial" w:hAnsi="Arial"/>
          <w:sz w:val="22"/>
          <w:szCs w:val="22"/>
        </w:rPr>
        <w:t xml:space="preserve"> mechanisms</w:t>
      </w:r>
      <w:r w:rsidR="006E01F6">
        <w:rPr>
          <w:rFonts w:ascii="Arial" w:hAnsi="Arial"/>
          <w:sz w:val="22"/>
          <w:szCs w:val="22"/>
        </w:rPr>
        <w:t xml:space="preserve"> for the research community</w:t>
      </w:r>
      <w:r w:rsidR="0075218E">
        <w:rPr>
          <w:rFonts w:ascii="Arial" w:hAnsi="Arial"/>
          <w:sz w:val="22"/>
          <w:szCs w:val="22"/>
        </w:rPr>
        <w:t xml:space="preserve">. </w:t>
      </w:r>
      <w:r w:rsidR="00104F64">
        <w:rPr>
          <w:rFonts w:ascii="Arial" w:hAnsi="Arial"/>
          <w:sz w:val="22"/>
          <w:szCs w:val="22"/>
        </w:rPr>
        <w:t xml:space="preserve">  </w:t>
      </w:r>
    </w:p>
    <w:p w14:paraId="5B4B2A64" w14:textId="6F965205" w:rsidR="00F54FF9" w:rsidRDefault="00D74381" w:rsidP="002F4422">
      <w:pPr>
        <w:spacing w:before="200"/>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w:t>
      </w:r>
      <w:r w:rsidR="00C20B3A">
        <w:rPr>
          <w:rFonts w:ascii="Arial" w:hAnsi="Arial"/>
          <w:sz w:val="22"/>
          <w:szCs w:val="22"/>
        </w:rPr>
        <w:t xml:space="preserve">The success </w:t>
      </w:r>
      <w:r w:rsidR="00546D0E">
        <w:rPr>
          <w:rFonts w:ascii="Arial" w:hAnsi="Arial"/>
          <w:sz w:val="22"/>
          <w:szCs w:val="22"/>
        </w:rPr>
        <w:t xml:space="preserve">of this aim </w:t>
      </w:r>
      <w:r w:rsidR="00C20B3A">
        <w:rPr>
          <w:rFonts w:ascii="Arial" w:hAnsi="Arial"/>
          <w:sz w:val="22"/>
          <w:szCs w:val="22"/>
        </w:rPr>
        <w:t>may rely</w:t>
      </w:r>
      <w:r w:rsidR="0075218E">
        <w:rPr>
          <w:rFonts w:ascii="Arial" w:hAnsi="Arial"/>
          <w:sz w:val="22"/>
          <w:szCs w:val="22"/>
        </w:rPr>
        <w:t xml:space="preserve"> on</w:t>
      </w:r>
      <w:r w:rsidR="00C20B3A">
        <w:rPr>
          <w:rFonts w:ascii="Arial" w:hAnsi="Arial"/>
          <w:sz w:val="22"/>
          <w:szCs w:val="22"/>
        </w:rPr>
        <w:t xml:space="preserve"> the</w:t>
      </w:r>
      <w:r w:rsidR="0075218E">
        <w:rPr>
          <w:rFonts w:ascii="Arial" w:hAnsi="Arial"/>
          <w:sz w:val="22"/>
          <w:szCs w:val="22"/>
        </w:rPr>
        <w:t xml:space="preserve"> multiple fac</w:t>
      </w:r>
      <w:r w:rsidR="00C20B3A">
        <w:rPr>
          <w:rFonts w:ascii="Arial" w:hAnsi="Arial"/>
          <w:sz w:val="22"/>
          <w:szCs w:val="22"/>
        </w:rPr>
        <w:t>tor analysis algorithm,</w:t>
      </w:r>
      <w:r w:rsidR="00F033E4">
        <w:rPr>
          <w:rFonts w:ascii="Arial" w:hAnsi="Arial"/>
          <w:sz w:val="22"/>
          <w:szCs w:val="22"/>
        </w:rPr>
        <w:t xml:space="preserve"> </w:t>
      </w:r>
      <w:r w:rsidR="00C20B3A">
        <w:rPr>
          <w:rFonts w:ascii="Arial" w:hAnsi="Arial"/>
          <w:sz w:val="22"/>
          <w:szCs w:val="22"/>
        </w:rPr>
        <w:t>which has been frequently used in other</w:t>
      </w:r>
      <w:r w:rsidR="0075218E">
        <w:rPr>
          <w:rFonts w:ascii="Arial" w:hAnsi="Arial"/>
          <w:sz w:val="22"/>
          <w:szCs w:val="22"/>
        </w:rPr>
        <w:t xml:space="preserve"> field</w:t>
      </w:r>
      <w:r w:rsidR="00C20B3A">
        <w:rPr>
          <w:rFonts w:ascii="Arial" w:hAnsi="Arial"/>
          <w:sz w:val="22"/>
          <w:szCs w:val="22"/>
        </w:rPr>
        <w:t>s</w:t>
      </w:r>
      <w:r w:rsidR="004B6E6E">
        <w:rPr>
          <w:rFonts w:ascii="Arial" w:hAnsi="Arial"/>
          <w:sz w:val="22"/>
          <w:szCs w:val="22"/>
        </w:rPr>
        <w:t xml:space="preserve"> but not in genetics and translational bioinformatics</w:t>
      </w:r>
      <w:r w:rsidR="0075218E">
        <w:rPr>
          <w:rFonts w:ascii="Arial" w:hAnsi="Arial"/>
          <w:sz w:val="22"/>
          <w:szCs w:val="22"/>
        </w:rPr>
        <w:t xml:space="preserve">. </w:t>
      </w:r>
      <w:r w:rsidR="005038D9">
        <w:rPr>
          <w:rFonts w:ascii="Arial" w:hAnsi="Arial"/>
          <w:sz w:val="22"/>
          <w:szCs w:val="22"/>
        </w:rPr>
        <w:t xml:space="preserve"> The current algorithm </w:t>
      </w:r>
      <w:r w:rsidR="005038D9" w:rsidRPr="006F1FD7">
        <w:rPr>
          <w:rFonts w:ascii="Arial" w:hAnsi="Arial"/>
          <w:noProof/>
          <w:sz w:val="22"/>
          <w:szCs w:val="22"/>
        </w:rPr>
        <w:t>is based</w:t>
      </w:r>
      <w:r w:rsidR="005038D9">
        <w:rPr>
          <w:rFonts w:ascii="Arial" w:hAnsi="Arial"/>
          <w:sz w:val="22"/>
          <w:szCs w:val="22"/>
        </w:rPr>
        <w:t xml:space="preserve"> on principle component analysis (</w:t>
      </w:r>
      <w:r w:rsidR="005E1B3E">
        <w:rPr>
          <w:rFonts w:ascii="Arial" w:hAnsi="Arial"/>
          <w:sz w:val="22"/>
          <w:szCs w:val="22"/>
        </w:rPr>
        <w:t>PCA</w:t>
      </w:r>
      <w:r w:rsidR="005038D9">
        <w:rPr>
          <w:rFonts w:ascii="Arial" w:hAnsi="Arial"/>
          <w:sz w:val="22"/>
          <w:szCs w:val="22"/>
        </w:rPr>
        <w:t xml:space="preserve">). </w:t>
      </w:r>
      <w:r w:rsidR="00EE1764">
        <w:rPr>
          <w:rFonts w:ascii="Arial" w:hAnsi="Arial"/>
          <w:sz w:val="22"/>
          <w:szCs w:val="22"/>
        </w:rPr>
        <w:t>If this PCA based MAF method does not work well, w</w:t>
      </w:r>
      <w:r w:rsidR="005038D9">
        <w:rPr>
          <w:rFonts w:ascii="Arial" w:hAnsi="Arial"/>
          <w:sz w:val="22"/>
          <w:szCs w:val="22"/>
        </w:rPr>
        <w:t xml:space="preserve">e will </w:t>
      </w:r>
      <w:r w:rsidR="00EE1764">
        <w:rPr>
          <w:rFonts w:ascii="Arial" w:hAnsi="Arial"/>
          <w:sz w:val="22"/>
          <w:szCs w:val="22"/>
        </w:rPr>
        <w:t>try</w:t>
      </w:r>
      <w:r w:rsidR="005038D9">
        <w:rPr>
          <w:rFonts w:ascii="Arial" w:hAnsi="Arial"/>
          <w:sz w:val="22"/>
          <w:szCs w:val="22"/>
        </w:rPr>
        <w:t xml:space="preserve"> other factor analysis</w:t>
      </w:r>
      <w:r w:rsidR="00F033E4">
        <w:rPr>
          <w:rFonts w:ascii="Arial" w:hAnsi="Arial"/>
          <w:sz w:val="22"/>
          <w:szCs w:val="22"/>
        </w:rPr>
        <w:t xml:space="preserve"> methods such as </w:t>
      </w:r>
      <w:r w:rsidR="005038D9">
        <w:rPr>
          <w:rFonts w:ascii="Arial" w:hAnsi="Arial"/>
          <w:sz w:val="22"/>
          <w:szCs w:val="22"/>
        </w:rPr>
        <w:t xml:space="preserve">coordinating the rotations of the factors identified from each scale to balance the influence from each </w:t>
      </w:r>
      <w:r w:rsidR="005038D9" w:rsidRPr="006F1FD7">
        <w:rPr>
          <w:rFonts w:ascii="Arial" w:hAnsi="Arial"/>
          <w:noProof/>
          <w:sz w:val="22"/>
          <w:szCs w:val="22"/>
        </w:rPr>
        <w:t>scale</w:t>
      </w:r>
      <w:r w:rsidR="005038D9">
        <w:rPr>
          <w:rFonts w:ascii="Arial" w:hAnsi="Arial"/>
          <w:sz w:val="22"/>
          <w:szCs w:val="22"/>
        </w:rPr>
        <w:t xml:space="preserve">. </w:t>
      </w:r>
      <w:r w:rsidR="00087452">
        <w:rPr>
          <w:rFonts w:ascii="Arial" w:hAnsi="Arial"/>
          <w:sz w:val="22"/>
          <w:szCs w:val="22"/>
        </w:rPr>
        <w:t xml:space="preserve"> </w:t>
      </w:r>
      <w:r w:rsidR="00087452" w:rsidRPr="009368D8">
        <w:rPr>
          <w:rFonts w:ascii="Arial" w:hAnsi="Arial"/>
          <w:sz w:val="22"/>
          <w:szCs w:val="22"/>
        </w:rPr>
        <w:t xml:space="preserve">The current algorithm </w:t>
      </w:r>
      <w:r w:rsidR="00546D0E">
        <w:rPr>
          <w:rFonts w:ascii="Arial" w:hAnsi="Arial"/>
          <w:sz w:val="22"/>
          <w:szCs w:val="22"/>
        </w:rPr>
        <w:t>also</w:t>
      </w:r>
      <w:r w:rsidR="005038D9">
        <w:rPr>
          <w:rFonts w:ascii="Arial" w:hAnsi="Arial"/>
          <w:sz w:val="22"/>
          <w:szCs w:val="22"/>
        </w:rPr>
        <w:t xml:space="preserve"> </w:t>
      </w:r>
      <w:r w:rsidR="00087452" w:rsidRPr="009368D8">
        <w:rPr>
          <w:rFonts w:ascii="Arial" w:hAnsi="Arial"/>
          <w:sz w:val="22"/>
          <w:szCs w:val="22"/>
        </w:rPr>
        <w:t>assume</w:t>
      </w:r>
      <w:r w:rsidR="00685AD8" w:rsidRPr="009368D8">
        <w:rPr>
          <w:rFonts w:ascii="Arial" w:hAnsi="Arial"/>
          <w:sz w:val="22"/>
          <w:szCs w:val="22"/>
        </w:rPr>
        <w:t>s</w:t>
      </w:r>
      <w:r w:rsidR="00087452" w:rsidRPr="009368D8">
        <w:rPr>
          <w:rFonts w:ascii="Arial" w:hAnsi="Arial"/>
          <w:sz w:val="22"/>
          <w:szCs w:val="22"/>
        </w:rPr>
        <w:t xml:space="preserve"> the balance</w:t>
      </w:r>
      <w:r w:rsidR="00546D0E">
        <w:rPr>
          <w:rFonts w:ascii="Arial" w:hAnsi="Arial"/>
          <w:sz w:val="22"/>
          <w:szCs w:val="22"/>
        </w:rPr>
        <w:t>d</w:t>
      </w:r>
      <w:r w:rsidR="00087452" w:rsidRPr="009368D8">
        <w:rPr>
          <w:rFonts w:ascii="Arial" w:hAnsi="Arial"/>
          <w:sz w:val="22"/>
          <w:szCs w:val="22"/>
        </w:rPr>
        <w:t xml:space="preserve"> influence from different groups</w:t>
      </w:r>
      <w:r w:rsidR="00155CF1">
        <w:rPr>
          <w:rFonts w:ascii="Arial" w:hAnsi="Arial"/>
          <w:sz w:val="22"/>
          <w:szCs w:val="22"/>
        </w:rPr>
        <w:t xml:space="preserve"> of assays</w:t>
      </w:r>
      <w:r w:rsidR="00087452" w:rsidRPr="009368D8">
        <w:rPr>
          <w:rFonts w:ascii="Arial" w:hAnsi="Arial"/>
          <w:sz w:val="22"/>
          <w:szCs w:val="22"/>
        </w:rPr>
        <w:t>, which</w:t>
      </w:r>
      <w:r w:rsidR="00155CF1">
        <w:rPr>
          <w:rFonts w:ascii="Arial" w:hAnsi="Arial"/>
          <w:sz w:val="22"/>
          <w:szCs w:val="22"/>
        </w:rPr>
        <w:t xml:space="preserve"> is reasonable without prior knowledge about SNPs but</w:t>
      </w:r>
      <w:r w:rsidR="00702C9F" w:rsidRPr="009368D8">
        <w:rPr>
          <w:rFonts w:ascii="Arial" w:hAnsi="Arial"/>
          <w:sz w:val="22"/>
          <w:szCs w:val="22"/>
        </w:rPr>
        <w:t xml:space="preserve"> </w:t>
      </w:r>
      <w:r w:rsidR="00087452" w:rsidRPr="006F1FD7">
        <w:rPr>
          <w:rFonts w:ascii="Arial" w:hAnsi="Arial"/>
          <w:noProof/>
          <w:sz w:val="22"/>
          <w:szCs w:val="22"/>
        </w:rPr>
        <w:t>may</w:t>
      </w:r>
      <w:r w:rsidR="00087452" w:rsidRPr="009368D8">
        <w:rPr>
          <w:rFonts w:ascii="Arial" w:hAnsi="Arial"/>
          <w:sz w:val="22"/>
          <w:szCs w:val="22"/>
        </w:rPr>
        <w:t xml:space="preserve"> </w:t>
      </w:r>
      <w:r w:rsidR="00155CF1">
        <w:rPr>
          <w:rFonts w:ascii="Arial" w:hAnsi="Arial"/>
          <w:sz w:val="22"/>
          <w:szCs w:val="22"/>
        </w:rPr>
        <w:t>be</w:t>
      </w:r>
      <w:r w:rsidR="00546D0E">
        <w:rPr>
          <w:rFonts w:ascii="Arial" w:hAnsi="Arial"/>
          <w:sz w:val="22"/>
          <w:szCs w:val="22"/>
        </w:rPr>
        <w:t xml:space="preserve"> </w:t>
      </w:r>
      <w:r w:rsidR="00702C9F" w:rsidRPr="009368D8">
        <w:rPr>
          <w:rFonts w:ascii="Arial" w:hAnsi="Arial"/>
          <w:sz w:val="22"/>
          <w:szCs w:val="22"/>
        </w:rPr>
        <w:t>simpli</w:t>
      </w:r>
      <w:r w:rsidR="00546D0E">
        <w:rPr>
          <w:rFonts w:ascii="Arial" w:hAnsi="Arial"/>
          <w:sz w:val="22"/>
          <w:szCs w:val="22"/>
        </w:rPr>
        <w:t>stic</w:t>
      </w:r>
      <w:r w:rsidR="00087452" w:rsidRPr="009368D8">
        <w:rPr>
          <w:rFonts w:ascii="Arial" w:hAnsi="Arial"/>
          <w:sz w:val="22"/>
          <w:szCs w:val="22"/>
        </w:rPr>
        <w:t>. If</w:t>
      </w:r>
      <w:r w:rsidR="00546D0E">
        <w:rPr>
          <w:rFonts w:ascii="Arial" w:hAnsi="Arial"/>
          <w:sz w:val="22"/>
          <w:szCs w:val="22"/>
        </w:rPr>
        <w:t xml:space="preserve"> necessary</w:t>
      </w:r>
      <w:r w:rsidR="00087452" w:rsidRPr="009368D8">
        <w:rPr>
          <w:rFonts w:ascii="Arial" w:hAnsi="Arial"/>
          <w:sz w:val="22"/>
          <w:szCs w:val="22"/>
        </w:rPr>
        <w:t>, we will</w:t>
      </w:r>
      <w:r w:rsidR="00702C9F" w:rsidRPr="009368D8">
        <w:rPr>
          <w:rFonts w:ascii="Arial" w:hAnsi="Arial"/>
          <w:sz w:val="22"/>
          <w:szCs w:val="22"/>
        </w:rPr>
        <w:t xml:space="preserve"> develop new multiple factor algorithms</w:t>
      </w:r>
      <w:r w:rsidR="00155CF1">
        <w:rPr>
          <w:rFonts w:ascii="Arial" w:hAnsi="Arial"/>
          <w:sz w:val="22"/>
          <w:szCs w:val="22"/>
        </w:rPr>
        <w:t xml:space="preserve"> under the supervision of our co-investigators XXX</w:t>
      </w:r>
      <w:r w:rsidR="00702C9F" w:rsidRPr="009368D8">
        <w:rPr>
          <w:rFonts w:ascii="Arial" w:hAnsi="Arial"/>
          <w:sz w:val="22"/>
          <w:szCs w:val="22"/>
        </w:rPr>
        <w:t xml:space="preserve"> by </w:t>
      </w:r>
      <w:r w:rsidR="00155CF1">
        <w:rPr>
          <w:rFonts w:ascii="Arial" w:hAnsi="Arial"/>
          <w:sz w:val="22"/>
          <w:szCs w:val="22"/>
        </w:rPr>
        <w:t>automatically training the weights across groups</w:t>
      </w:r>
      <w:r w:rsidR="00702C9F" w:rsidRPr="009368D8">
        <w:rPr>
          <w:rFonts w:ascii="Arial" w:hAnsi="Arial"/>
          <w:sz w:val="22"/>
          <w:szCs w:val="22"/>
        </w:rPr>
        <w:t xml:space="preserve">. </w:t>
      </w:r>
      <w:r w:rsidR="005038D9">
        <w:rPr>
          <w:rFonts w:ascii="Arial" w:hAnsi="Arial"/>
          <w:sz w:val="22"/>
          <w:szCs w:val="22"/>
        </w:rPr>
        <w:t xml:space="preserve"> </w:t>
      </w:r>
      <w:r w:rsidR="0075218E">
        <w:rPr>
          <w:rFonts w:ascii="Arial" w:hAnsi="Arial"/>
          <w:sz w:val="22"/>
          <w:szCs w:val="22"/>
        </w:rPr>
        <w:t>Alternatively, we can</w:t>
      </w:r>
      <w:r w:rsidR="00155CF1">
        <w:rPr>
          <w:rFonts w:ascii="Arial" w:hAnsi="Arial"/>
          <w:sz w:val="22"/>
          <w:szCs w:val="22"/>
        </w:rPr>
        <w:t xml:space="preserve"> also try</w:t>
      </w:r>
      <w:r w:rsidR="00546D0E">
        <w:rPr>
          <w:rFonts w:ascii="Arial" w:hAnsi="Arial"/>
          <w:sz w:val="22"/>
          <w:szCs w:val="22"/>
        </w:rPr>
        <w:t xml:space="preserve"> </w:t>
      </w:r>
      <w:r w:rsidR="0075218E">
        <w:rPr>
          <w:rFonts w:ascii="Arial" w:hAnsi="Arial"/>
          <w:sz w:val="22"/>
          <w:szCs w:val="22"/>
        </w:rPr>
        <w:t xml:space="preserve"> multiple principal component analysis </w:t>
      </w:r>
      <w:r w:rsidR="001D0C51">
        <w:rPr>
          <w:rFonts w:ascii="Arial" w:hAnsi="Arial"/>
          <w:sz w:val="22"/>
          <w:szCs w:val="22"/>
        </w:rPr>
        <w:fldChar w:fldCharType="begin"/>
      </w:r>
      <w:r w:rsidR="003A4F23">
        <w:rPr>
          <w:rFonts w:ascii="Arial" w:hAnsi="Arial"/>
          <w:sz w:val="22"/>
          <w:szCs w:val="22"/>
        </w:rPr>
        <w:instrText xml:space="preserve"> ADDIN EN.CITE &lt;EndNote&gt;&lt;Cite&gt;&lt;Author&gt;Jolliffe&lt;/Author&gt;&lt;Year&gt;2002&lt;/Year&gt;&lt;RecNum&gt;27&lt;/RecNum&gt;&lt;DisplayText&gt;[26]&lt;/DisplayText&gt;&lt;record&gt;&lt;rec-number&gt;27&lt;/rec-number&gt;&lt;foreign-keys&gt;&lt;key app="EN" db-id="2tawrat25zt993edarspaa9kfwatvstsra5r" timestamp="1448253215"&gt;27&lt;/key&gt;&lt;/foreign-keys&gt;&lt;ref-type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[26]</w:t>
      </w:r>
      <w:r w:rsidR="001D0C51">
        <w:rPr>
          <w:rFonts w:ascii="Arial" w:hAnsi="Arial"/>
          <w:sz w:val="22"/>
          <w:szCs w:val="22"/>
        </w:rPr>
        <w:fldChar w:fldCharType="end"/>
      </w:r>
      <w:r w:rsidR="0075218E">
        <w:rPr>
          <w:rFonts w:ascii="Arial" w:hAnsi="Arial"/>
          <w:sz w:val="22"/>
          <w:szCs w:val="22"/>
        </w:rPr>
        <w:t xml:space="preserve"> and multiply non-negative matrix fact</w:t>
      </w:r>
      <w:r w:rsidR="00E51242">
        <w:rPr>
          <w:rFonts w:ascii="Arial" w:hAnsi="Arial"/>
          <w:sz w:val="22"/>
          <w:szCs w:val="22"/>
        </w:rPr>
        <w:t>orization</w:t>
      </w:r>
      <w:r w:rsidR="005038D9">
        <w:rPr>
          <w:rFonts w:ascii="Arial" w:hAnsi="Arial"/>
          <w:sz w:val="22"/>
          <w:szCs w:val="22"/>
        </w:rPr>
        <w:t xml:space="preserve"> </w:t>
      </w:r>
      <w:r w:rsidR="001D0C51">
        <w:rPr>
          <w:rFonts w:ascii="Arial" w:hAnsi="Arial"/>
          <w:sz w:val="22"/>
          <w:szCs w:val="22"/>
        </w:rPr>
        <w:fldChar w:fldCharType="begin"/>
      </w:r>
      <w:r w:rsidR="003A4F23">
        <w:rPr>
          <w:rFonts w:ascii="Arial" w:hAnsi="Arial"/>
          <w:sz w:val="22"/>
          <w:szCs w:val="22"/>
        </w:rPr>
        <w:instrText xml:space="preserve"> ADDIN EN.CITE &lt;EndNote&gt;&lt;Cite&gt;&lt;Author&gt;Zhang&lt;/Author&gt;&lt;Year&gt;2012&lt;/Year&gt;&lt;RecNum&gt;28&lt;/RecNum&gt;&lt;DisplayText&gt;[27]&lt;/DisplayText&gt;&lt;record&gt;&lt;rec-number&gt;28&lt;/rec-number&gt;&lt;foreign-keys&gt;&lt;key app="EN" db-id="2tawrat25zt993edarspaa9kfwatvstsra5r" timestamp="1448253468"&gt;28&lt;/key&gt;&lt;/foreign-keys&gt;&lt;ref-type name="Journal Article"&gt;17&lt;/ref-type&gt;&lt;contributors&gt;&lt;authors&gt;&lt;author&gt;Zhang, Shihua&lt;/author&gt;&lt;author&gt;Liu, Chun-Chi&lt;/author&gt;&lt;author&gt;Li, Wenyuan&lt;/author&gt;&lt;author&gt;Shen, Hui&lt;/author&gt;&lt;author&gt;Laird, Peter W&lt;/author&gt;&lt;author&gt;Zhou, Xianghong Jasmine&lt;/author&gt;&lt;/authors&gt;&lt;/contributors&gt;&lt;titles&gt;&lt;title&gt;Discovery of multi-dimensional modules by integrative analysis of cancer genomic data&lt;/title&gt;&lt;secondary-title&gt;Nucleic acids research&lt;/secondary-title&gt;&lt;/titles&gt;&lt;periodical&gt;&lt;full-title&gt;Nucleic acids research&lt;/full-title&gt;&lt;/periodical&gt;&lt;pages&gt;gks725&lt;/pages&gt;&lt;dates&gt;&lt;year&gt;2012&lt;/year&gt;&lt;/dates&gt;&lt;isbn&gt;0305-1048&lt;/isbn&gt;&lt;urls&gt;&lt;/urls&gt;&lt;/record&gt;&lt;/Cite&gt;&lt;/EndNote&gt;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[27]</w:t>
      </w:r>
      <w:r w:rsidR="001D0C51">
        <w:rPr>
          <w:rFonts w:ascii="Arial" w:hAnsi="Arial"/>
          <w:sz w:val="22"/>
          <w:szCs w:val="22"/>
        </w:rPr>
        <w:fldChar w:fldCharType="end"/>
      </w:r>
      <w:r w:rsidR="00155CF1">
        <w:rPr>
          <w:rFonts w:ascii="Arial" w:hAnsi="Arial"/>
          <w:sz w:val="22"/>
          <w:szCs w:val="22"/>
        </w:rPr>
        <w:t xml:space="preserve"> methods to identify cooperative SNPs</w:t>
      </w:r>
      <w:r w:rsidR="00546D0E">
        <w:rPr>
          <w:rFonts w:ascii="Arial" w:hAnsi="Arial"/>
          <w:sz w:val="22"/>
          <w:szCs w:val="22"/>
        </w:rPr>
        <w:t>.</w:t>
      </w:r>
      <w:r w:rsidR="00E51242">
        <w:rPr>
          <w:rFonts w:ascii="Arial" w:hAnsi="Arial"/>
          <w:sz w:val="22"/>
          <w:szCs w:val="22"/>
        </w:rPr>
        <w:t xml:space="preserve"> </w:t>
      </w:r>
      <w:r w:rsidR="00546D0E">
        <w:rPr>
          <w:rFonts w:ascii="Arial" w:hAnsi="Arial"/>
          <w:sz w:val="22"/>
          <w:szCs w:val="22"/>
        </w:rPr>
        <w:t>These methods</w:t>
      </w:r>
      <w:r w:rsidR="00E51242">
        <w:rPr>
          <w:rFonts w:ascii="Arial" w:hAnsi="Arial"/>
          <w:sz w:val="22"/>
          <w:szCs w:val="22"/>
        </w:rPr>
        <w:t xml:space="preserve"> ha</w:t>
      </w:r>
      <w:r w:rsidR="00546D0E">
        <w:rPr>
          <w:rFonts w:ascii="Arial" w:hAnsi="Arial"/>
          <w:sz w:val="22"/>
          <w:szCs w:val="22"/>
        </w:rPr>
        <w:t>ve</w:t>
      </w:r>
      <w:r w:rsidR="00E51242">
        <w:rPr>
          <w:rFonts w:ascii="Arial" w:hAnsi="Arial"/>
          <w:sz w:val="22"/>
          <w:szCs w:val="22"/>
        </w:rPr>
        <w:t xml:space="preserve"> </w:t>
      </w:r>
      <w:r w:rsidR="00E51242" w:rsidRPr="006F1FD7">
        <w:rPr>
          <w:rFonts w:ascii="Arial" w:hAnsi="Arial"/>
          <w:noProof/>
          <w:sz w:val="22"/>
          <w:szCs w:val="22"/>
        </w:rPr>
        <w:t>been used</w:t>
      </w:r>
      <w:r w:rsidR="00E51242">
        <w:rPr>
          <w:rFonts w:ascii="Arial" w:hAnsi="Arial"/>
          <w:sz w:val="22"/>
          <w:szCs w:val="22"/>
        </w:rPr>
        <w:t xml:space="preserve"> in </w:t>
      </w:r>
      <w:r w:rsidR="00087452">
        <w:rPr>
          <w:rFonts w:ascii="Arial" w:hAnsi="Arial"/>
          <w:sz w:val="22"/>
          <w:szCs w:val="22"/>
        </w:rPr>
        <w:t xml:space="preserve">data </w:t>
      </w:r>
      <w:r w:rsidR="00E51242">
        <w:rPr>
          <w:rFonts w:ascii="Arial" w:hAnsi="Arial"/>
          <w:sz w:val="22"/>
          <w:szCs w:val="22"/>
        </w:rPr>
        <w:t xml:space="preserve">integration and clustering of multiple scale biological data. </w:t>
      </w:r>
    </w:p>
    <w:p w14:paraId="1A2D98D4" w14:textId="483C9B30" w:rsidR="00F54FF9" w:rsidRDefault="00E51242" w:rsidP="002F4422">
      <w:pPr>
        <w:spacing w:before="200"/>
        <w:rPr>
          <w:rFonts w:ascii="Arial" w:hAnsi="Arial"/>
          <w:sz w:val="22"/>
          <w:szCs w:val="22"/>
        </w:rPr>
      </w:pPr>
      <w:r>
        <w:rPr>
          <w:rFonts w:ascii="Arial" w:hAnsi="Arial"/>
          <w:sz w:val="22"/>
          <w:szCs w:val="22"/>
        </w:rPr>
        <w:lastRenderedPageBreak/>
        <w:t xml:space="preserve">A </w:t>
      </w:r>
      <w:r w:rsidR="00546D0E">
        <w:rPr>
          <w:rFonts w:ascii="Arial" w:hAnsi="Arial"/>
          <w:sz w:val="22"/>
          <w:szCs w:val="22"/>
        </w:rPr>
        <w:t xml:space="preserve">potential </w:t>
      </w:r>
      <w:r>
        <w:rPr>
          <w:rFonts w:ascii="Arial" w:hAnsi="Arial"/>
          <w:sz w:val="22"/>
          <w:szCs w:val="22"/>
        </w:rPr>
        <w:t>risk is</w:t>
      </w:r>
      <w:r w:rsidR="00DA67F8">
        <w:rPr>
          <w:rFonts w:ascii="Arial" w:hAnsi="Arial"/>
          <w:sz w:val="22"/>
          <w:szCs w:val="22"/>
        </w:rPr>
        <w:t xml:space="preserve"> </w:t>
      </w:r>
      <w:r>
        <w:rPr>
          <w:rFonts w:ascii="Arial" w:hAnsi="Arial"/>
          <w:sz w:val="22"/>
          <w:szCs w:val="22"/>
        </w:rPr>
        <w:t xml:space="preserve">insufficient power to detect significant </w:t>
      </w:r>
      <w:r w:rsidRPr="006F1FD7">
        <w:rPr>
          <w:rFonts w:ascii="Arial" w:hAnsi="Arial"/>
          <w:noProof/>
          <w:sz w:val="22"/>
          <w:szCs w:val="22"/>
        </w:rPr>
        <w:t>cooperative</w:t>
      </w:r>
      <w:r>
        <w:rPr>
          <w:rFonts w:ascii="Arial" w:hAnsi="Arial"/>
          <w:sz w:val="22"/>
          <w:szCs w:val="22"/>
        </w:rPr>
        <w:t xml:space="preserve"> SNPs from </w:t>
      </w:r>
      <w:r w:rsidR="00546D0E">
        <w:rPr>
          <w:rFonts w:ascii="Arial" w:hAnsi="Arial"/>
          <w:sz w:val="22"/>
          <w:szCs w:val="22"/>
        </w:rPr>
        <w:t>the</w:t>
      </w:r>
      <w:r w:rsidR="001C27FC">
        <w:rPr>
          <w:rFonts w:ascii="Arial" w:hAnsi="Arial"/>
          <w:sz w:val="22"/>
          <w:szCs w:val="22"/>
        </w:rPr>
        <w:t xml:space="preserve"> greatly</w:t>
      </w:r>
      <w:r>
        <w:rPr>
          <w:rFonts w:ascii="Arial" w:hAnsi="Arial"/>
          <w:sz w:val="22"/>
          <w:szCs w:val="22"/>
        </w:rPr>
        <w:t xml:space="preserve"> reduced, but still large</w:t>
      </w:r>
      <w:r w:rsidR="00546D0E">
        <w:rPr>
          <w:rFonts w:ascii="Arial" w:hAnsi="Arial"/>
          <w:sz w:val="22"/>
          <w:szCs w:val="22"/>
        </w:rPr>
        <w:t>,</w:t>
      </w:r>
      <w:r>
        <w:rPr>
          <w:rFonts w:ascii="Arial" w:hAnsi="Arial"/>
          <w:sz w:val="22"/>
          <w:szCs w:val="22"/>
        </w:rPr>
        <w:t xml:space="preserve"> </w:t>
      </w:r>
      <w:r w:rsidR="00685AD8">
        <w:rPr>
          <w:rFonts w:ascii="Arial" w:hAnsi="Arial"/>
          <w:sz w:val="22"/>
          <w:szCs w:val="22"/>
        </w:rPr>
        <w:t>number of combinations. There are</w:t>
      </w:r>
      <w:r>
        <w:rPr>
          <w:rFonts w:ascii="Arial" w:hAnsi="Arial"/>
          <w:sz w:val="22"/>
          <w:szCs w:val="22"/>
        </w:rPr>
        <w:t xml:space="preserve"> </w:t>
      </w:r>
      <w:r w:rsidR="00685AD8">
        <w:rPr>
          <w:rFonts w:ascii="Arial" w:hAnsi="Arial"/>
          <w:sz w:val="22"/>
          <w:szCs w:val="22"/>
        </w:rPr>
        <w:t xml:space="preserve">about </w:t>
      </w:r>
      <w:r w:rsidRPr="00685AD8">
        <w:rPr>
          <w:rFonts w:ascii="Arial" w:hAnsi="Arial"/>
          <w:sz w:val="22"/>
          <w:szCs w:val="22"/>
        </w:rPr>
        <w:t>150,000</w:t>
      </w:r>
      <w:r w:rsidR="0075218E">
        <w:rPr>
          <w:rFonts w:ascii="Arial" w:hAnsi="Arial"/>
          <w:sz w:val="22"/>
          <w:szCs w:val="22"/>
        </w:rPr>
        <w:t xml:space="preserve"> </w:t>
      </w:r>
      <w:r>
        <w:rPr>
          <w:rFonts w:ascii="Arial" w:hAnsi="Arial"/>
          <w:sz w:val="22"/>
          <w:szCs w:val="22"/>
        </w:rPr>
        <w:t xml:space="preserve">trait-associated </w:t>
      </w:r>
      <w:r w:rsidR="00685AD8">
        <w:rPr>
          <w:rFonts w:ascii="Arial" w:hAnsi="Arial"/>
          <w:sz w:val="22"/>
          <w:szCs w:val="22"/>
        </w:rPr>
        <w:t xml:space="preserve">SNPs and LD SNPs, which lead to </w:t>
      </w:r>
      <w:r w:rsidR="00546D0E">
        <w:rPr>
          <w:rFonts w:ascii="Arial" w:hAnsi="Arial"/>
          <w:sz w:val="22"/>
          <w:szCs w:val="22"/>
        </w:rPr>
        <w:t>~</w:t>
      </w:r>
      <w:r w:rsidR="00685AD8">
        <w:rPr>
          <w:rFonts w:ascii="Arial" w:hAnsi="Arial"/>
          <w:sz w:val="22"/>
          <w:szCs w:val="22"/>
        </w:rPr>
        <w:t xml:space="preserve">11 billion combinations. </w:t>
      </w:r>
      <w:r>
        <w:rPr>
          <w:rFonts w:ascii="Arial" w:hAnsi="Arial"/>
          <w:sz w:val="22"/>
          <w:szCs w:val="22"/>
        </w:rPr>
        <w:t xml:space="preserve"> While we have derived sig</w:t>
      </w:r>
      <w:r w:rsidR="00954439">
        <w:rPr>
          <w:rFonts w:ascii="Arial" w:hAnsi="Arial"/>
          <w:sz w:val="22"/>
          <w:szCs w:val="22"/>
        </w:rPr>
        <w:t>nificant results from 2 million</w:t>
      </w:r>
      <w:r>
        <w:rPr>
          <w:rFonts w:ascii="Arial" w:hAnsi="Arial"/>
          <w:sz w:val="22"/>
          <w:szCs w:val="22"/>
        </w:rPr>
        <w:t xml:space="preserve"> combinations from 100k permutation</w:t>
      </w:r>
      <w:r w:rsidR="00685AD8">
        <w:rPr>
          <w:rFonts w:ascii="Arial" w:hAnsi="Arial"/>
          <w:sz w:val="22"/>
          <w:szCs w:val="22"/>
        </w:rPr>
        <w:t>s</w:t>
      </w:r>
      <w:r>
        <w:rPr>
          <w:rFonts w:ascii="Arial" w:hAnsi="Arial"/>
          <w:sz w:val="22"/>
          <w:szCs w:val="22"/>
        </w:rPr>
        <w:t xml:space="preserve">, </w:t>
      </w:r>
      <w:r w:rsidR="00685AD8">
        <w:rPr>
          <w:rFonts w:ascii="Arial" w:hAnsi="Arial"/>
          <w:sz w:val="22"/>
          <w:szCs w:val="22"/>
        </w:rPr>
        <w:t xml:space="preserve">we may </w:t>
      </w:r>
      <w:r w:rsidR="001C27FC">
        <w:rPr>
          <w:rFonts w:ascii="Arial" w:hAnsi="Arial"/>
          <w:sz w:val="22"/>
          <w:szCs w:val="22"/>
        </w:rPr>
        <w:t>lack</w:t>
      </w:r>
      <w:r w:rsidR="00685AD8">
        <w:rPr>
          <w:rFonts w:ascii="Arial" w:hAnsi="Arial"/>
          <w:sz w:val="22"/>
          <w:szCs w:val="22"/>
        </w:rPr>
        <w:t xml:space="preserve"> power for</w:t>
      </w:r>
      <w:r>
        <w:rPr>
          <w:rFonts w:ascii="Arial" w:hAnsi="Arial"/>
          <w:sz w:val="22"/>
          <w:szCs w:val="22"/>
        </w:rPr>
        <w:t xml:space="preserve"> </w:t>
      </w:r>
      <w:r w:rsidR="00546D0E">
        <w:rPr>
          <w:rFonts w:ascii="Arial" w:hAnsi="Arial"/>
          <w:sz w:val="22"/>
          <w:szCs w:val="22"/>
        </w:rPr>
        <w:t xml:space="preserve">this </w:t>
      </w:r>
      <w:r w:rsidR="001C27FC">
        <w:rPr>
          <w:rFonts w:ascii="Arial" w:hAnsi="Arial"/>
          <w:sz w:val="22"/>
          <w:szCs w:val="22"/>
        </w:rPr>
        <w:t>scale</w:t>
      </w:r>
      <w:r w:rsidR="00685AD8">
        <w:rPr>
          <w:rFonts w:ascii="Arial" w:hAnsi="Arial"/>
          <w:sz w:val="22"/>
          <w:szCs w:val="22"/>
        </w:rPr>
        <w:t xml:space="preserve"> of</w:t>
      </w:r>
      <w:r>
        <w:rPr>
          <w:rFonts w:ascii="Arial" w:hAnsi="Arial"/>
          <w:sz w:val="22"/>
          <w:szCs w:val="22"/>
        </w:rPr>
        <w:t xml:space="preserve"> pairwise combinations. If </w:t>
      </w:r>
      <w:r w:rsidR="001C27FC">
        <w:rPr>
          <w:rFonts w:ascii="Arial" w:hAnsi="Arial"/>
          <w:sz w:val="22"/>
          <w:szCs w:val="22"/>
        </w:rPr>
        <w:t>this happens</w:t>
      </w:r>
      <w:r>
        <w:rPr>
          <w:rFonts w:ascii="Arial" w:hAnsi="Arial"/>
          <w:sz w:val="22"/>
          <w:szCs w:val="22"/>
        </w:rPr>
        <w:t>, we will restrict our search to</w:t>
      </w:r>
      <w:r w:rsidR="00685AD8">
        <w:rPr>
          <w:rFonts w:ascii="Arial" w:hAnsi="Arial"/>
          <w:sz w:val="22"/>
          <w:szCs w:val="22"/>
        </w:rPr>
        <w:t xml:space="preserve"> only</w:t>
      </w:r>
      <w:r w:rsidR="001C27FC">
        <w:rPr>
          <w:rFonts w:ascii="Arial" w:hAnsi="Arial"/>
          <w:sz w:val="22"/>
          <w:szCs w:val="22"/>
        </w:rPr>
        <w:t xml:space="preserve"> SNP</w:t>
      </w:r>
      <w:r w:rsidR="002C0100">
        <w:rPr>
          <w:rFonts w:ascii="Arial" w:hAnsi="Arial"/>
          <w:sz w:val="22"/>
          <w:szCs w:val="22"/>
        </w:rPr>
        <w:t xml:space="preserve"> </w:t>
      </w:r>
      <w:r w:rsidR="00702C9F" w:rsidRPr="009368D8">
        <w:rPr>
          <w:rFonts w:ascii="Arial" w:hAnsi="Arial"/>
          <w:sz w:val="22"/>
          <w:szCs w:val="22"/>
        </w:rPr>
        <w:t xml:space="preserve">pairs commonly </w:t>
      </w:r>
      <w:r w:rsidRPr="002C0100">
        <w:rPr>
          <w:rFonts w:ascii="Arial" w:hAnsi="Arial"/>
          <w:noProof/>
          <w:sz w:val="22"/>
          <w:szCs w:val="22"/>
        </w:rPr>
        <w:t>associate</w:t>
      </w:r>
      <w:r w:rsidR="00685AD8" w:rsidRPr="002C0100">
        <w:rPr>
          <w:rFonts w:ascii="Arial" w:hAnsi="Arial"/>
          <w:noProof/>
          <w:sz w:val="22"/>
          <w:szCs w:val="22"/>
        </w:rPr>
        <w:t>d</w:t>
      </w:r>
      <w:r w:rsidR="00685AD8">
        <w:rPr>
          <w:rFonts w:ascii="Arial" w:hAnsi="Arial"/>
          <w:sz w:val="22"/>
          <w:szCs w:val="22"/>
        </w:rPr>
        <w:t xml:space="preserve"> with the same diseases, or disease</w:t>
      </w:r>
      <w:r>
        <w:rPr>
          <w:rFonts w:ascii="Arial" w:hAnsi="Arial"/>
          <w:sz w:val="22"/>
          <w:szCs w:val="22"/>
        </w:rPr>
        <w:t xml:space="preserve"> class</w:t>
      </w:r>
      <w:r w:rsidR="00685AD8">
        <w:rPr>
          <w:rFonts w:ascii="Arial" w:hAnsi="Arial"/>
          <w:sz w:val="22"/>
          <w:szCs w:val="22"/>
        </w:rPr>
        <w:t>es, which will significantly reduce the search space</w:t>
      </w:r>
      <w:r>
        <w:rPr>
          <w:rFonts w:ascii="Arial" w:hAnsi="Arial"/>
          <w:sz w:val="22"/>
          <w:szCs w:val="22"/>
        </w:rPr>
        <w:t xml:space="preserve">. </w:t>
      </w:r>
      <w:r w:rsidR="005038D9">
        <w:rPr>
          <w:rFonts w:ascii="Arial" w:hAnsi="Arial"/>
          <w:sz w:val="22"/>
          <w:szCs w:val="22"/>
        </w:rPr>
        <w:t xml:space="preserve">If our cell type based method does not work due to </w:t>
      </w:r>
      <w:r w:rsidR="005038D9" w:rsidRPr="006F1FD7">
        <w:rPr>
          <w:rFonts w:ascii="Arial" w:hAnsi="Arial"/>
          <w:noProof/>
          <w:sz w:val="22"/>
          <w:szCs w:val="22"/>
        </w:rPr>
        <w:t>excessive</w:t>
      </w:r>
      <w:r w:rsidR="005038D9">
        <w:rPr>
          <w:rFonts w:ascii="Arial" w:hAnsi="Arial"/>
          <w:sz w:val="22"/>
          <w:szCs w:val="22"/>
        </w:rPr>
        <w:t xml:space="preserve"> heterogeneity among </w:t>
      </w:r>
      <w:r w:rsidR="00DD4DD9">
        <w:rPr>
          <w:rFonts w:ascii="Arial" w:hAnsi="Arial"/>
          <w:sz w:val="22"/>
          <w:szCs w:val="22"/>
        </w:rPr>
        <w:t xml:space="preserve">a </w:t>
      </w:r>
      <w:r w:rsidR="005038D9">
        <w:rPr>
          <w:rFonts w:ascii="Arial" w:hAnsi="Arial"/>
          <w:sz w:val="22"/>
          <w:szCs w:val="22"/>
        </w:rPr>
        <w:t>cell</w:t>
      </w:r>
      <w:r w:rsidR="00DD4DD9">
        <w:rPr>
          <w:rFonts w:ascii="Arial" w:hAnsi="Arial"/>
          <w:sz w:val="22"/>
          <w:szCs w:val="22"/>
        </w:rPr>
        <w:t xml:space="preserve"> type</w:t>
      </w:r>
      <w:r w:rsidR="005038D9">
        <w:rPr>
          <w:rFonts w:ascii="Arial" w:hAnsi="Arial"/>
          <w:sz w:val="22"/>
          <w:szCs w:val="22"/>
        </w:rPr>
        <w:t xml:space="preserve">, we will conduct the statistical </w:t>
      </w:r>
      <w:r w:rsidR="00DD4DD9">
        <w:rPr>
          <w:rFonts w:ascii="Arial" w:hAnsi="Arial"/>
          <w:sz w:val="22"/>
          <w:szCs w:val="22"/>
        </w:rPr>
        <w:t>control</w:t>
      </w:r>
      <w:r w:rsidR="005038D9">
        <w:rPr>
          <w:rFonts w:ascii="Arial" w:hAnsi="Arial"/>
          <w:sz w:val="22"/>
          <w:szCs w:val="22"/>
        </w:rPr>
        <w:t xml:space="preserve"> for each cell line separately and then combine the </w:t>
      </w:r>
      <w:r w:rsidR="005038D9" w:rsidRPr="006F1FD7">
        <w:rPr>
          <w:rFonts w:ascii="Arial" w:hAnsi="Arial"/>
          <w:noProof/>
          <w:sz w:val="22"/>
          <w:szCs w:val="22"/>
        </w:rPr>
        <w:t>significance</w:t>
      </w:r>
      <w:r w:rsidR="005038D9">
        <w:rPr>
          <w:rFonts w:ascii="Arial" w:hAnsi="Arial"/>
          <w:sz w:val="22"/>
          <w:szCs w:val="22"/>
        </w:rPr>
        <w:t xml:space="preserve"> for the same cell type</w:t>
      </w:r>
      <w:r w:rsidR="00DD4DD9">
        <w:rPr>
          <w:rFonts w:ascii="Arial" w:hAnsi="Arial"/>
          <w:sz w:val="22"/>
          <w:szCs w:val="22"/>
        </w:rPr>
        <w:t xml:space="preserve"> using Fisher’s method</w:t>
      </w:r>
      <w:r w:rsidR="005038D9">
        <w:rPr>
          <w:rFonts w:ascii="Arial" w:hAnsi="Arial"/>
          <w:sz w:val="22"/>
          <w:szCs w:val="22"/>
        </w:rPr>
        <w:t>.</w:t>
      </w:r>
      <w:r w:rsidR="00F033E4">
        <w:rPr>
          <w:rFonts w:ascii="Arial" w:hAnsi="Arial"/>
          <w:sz w:val="22"/>
          <w:szCs w:val="22"/>
        </w:rPr>
        <w:t xml:space="preserve"> </w:t>
      </w:r>
    </w:p>
    <w:p w14:paraId="7829CFC1" w14:textId="5A2FB133" w:rsidR="00141BA1" w:rsidRDefault="00E51242" w:rsidP="002F4422">
      <w:pPr>
        <w:spacing w:before="200"/>
        <w:rPr>
          <w:rFonts w:ascii="Arial" w:hAnsi="Arial"/>
          <w:sz w:val="22"/>
          <w:szCs w:val="22"/>
        </w:rPr>
      </w:pPr>
      <w:r>
        <w:rPr>
          <w:rFonts w:ascii="Arial" w:hAnsi="Arial"/>
          <w:sz w:val="22"/>
          <w:szCs w:val="22"/>
        </w:rPr>
        <w:t xml:space="preserve">Finally, if the </w:t>
      </w:r>
      <w:r w:rsidR="00DD4DD9">
        <w:rPr>
          <w:rFonts w:ascii="Arial" w:hAnsi="Arial"/>
          <w:sz w:val="22"/>
          <w:szCs w:val="22"/>
        </w:rPr>
        <w:t>resampling</w:t>
      </w:r>
      <w:r>
        <w:rPr>
          <w:rFonts w:ascii="Arial" w:hAnsi="Arial"/>
          <w:sz w:val="22"/>
          <w:szCs w:val="22"/>
        </w:rPr>
        <w:t xml:space="preserve"> </w:t>
      </w:r>
      <w:r w:rsidR="00685AD8">
        <w:rPr>
          <w:rFonts w:ascii="Arial" w:hAnsi="Arial"/>
          <w:sz w:val="22"/>
          <w:szCs w:val="22"/>
        </w:rPr>
        <w:t>strategy</w:t>
      </w:r>
      <w:r w:rsidR="00DD4DD9">
        <w:rPr>
          <w:rFonts w:ascii="Arial" w:hAnsi="Arial"/>
          <w:sz w:val="22"/>
          <w:szCs w:val="22"/>
        </w:rPr>
        <w:t xml:space="preserve"> does not yield SNP pairs with expected enrichment</w:t>
      </w:r>
      <w:r w:rsidR="00685AD8">
        <w:rPr>
          <w:rFonts w:ascii="Arial" w:hAnsi="Arial"/>
          <w:sz w:val="22"/>
          <w:szCs w:val="22"/>
        </w:rPr>
        <w:t>, we will assess the statistical significance by permuting assays</w:t>
      </w:r>
      <w:r>
        <w:rPr>
          <w:rFonts w:ascii="Arial" w:hAnsi="Arial"/>
          <w:sz w:val="22"/>
          <w:szCs w:val="22"/>
        </w:rPr>
        <w:t xml:space="preserve">. We will also try an </w:t>
      </w:r>
      <w:r w:rsidRPr="006F1FD7">
        <w:rPr>
          <w:rFonts w:ascii="Arial" w:hAnsi="Arial"/>
          <w:noProof/>
          <w:sz w:val="22"/>
          <w:szCs w:val="22"/>
        </w:rPr>
        <w:t>overall</w:t>
      </w:r>
      <w:r>
        <w:rPr>
          <w:rFonts w:ascii="Arial" w:hAnsi="Arial"/>
          <w:sz w:val="22"/>
          <w:szCs w:val="22"/>
        </w:rPr>
        <w:t xml:space="preserve"> di</w:t>
      </w:r>
      <w:r w:rsidR="00685AD8">
        <w:rPr>
          <w:rFonts w:ascii="Arial" w:hAnsi="Arial"/>
          <w:sz w:val="22"/>
          <w:szCs w:val="22"/>
        </w:rPr>
        <w:t>stance or similarity score from</w:t>
      </w:r>
      <w:r>
        <w:rPr>
          <w:rFonts w:ascii="Arial" w:hAnsi="Arial"/>
          <w:sz w:val="22"/>
          <w:szCs w:val="22"/>
        </w:rPr>
        <w:t xml:space="preserve"> all cell types for a SNP pair if cell</w:t>
      </w:r>
      <w:r w:rsidR="00685AD8">
        <w:rPr>
          <w:rFonts w:ascii="Arial" w:hAnsi="Arial"/>
          <w:sz w:val="22"/>
          <w:szCs w:val="22"/>
        </w:rPr>
        <w:t xml:space="preserve"> type</w:t>
      </w:r>
      <w:r>
        <w:rPr>
          <w:rFonts w:ascii="Arial" w:hAnsi="Arial"/>
          <w:sz w:val="22"/>
          <w:szCs w:val="22"/>
        </w:rPr>
        <w:t xml:space="preserve"> specific appr</w:t>
      </w:r>
      <w:r w:rsidR="00685AD8">
        <w:rPr>
          <w:rFonts w:ascii="Arial" w:hAnsi="Arial"/>
          <w:sz w:val="22"/>
          <w:szCs w:val="22"/>
        </w:rPr>
        <w:t>oach does not work satisfactorily</w:t>
      </w:r>
      <w:r>
        <w:rPr>
          <w:rFonts w:ascii="Arial" w:hAnsi="Arial"/>
          <w:sz w:val="22"/>
          <w:szCs w:val="22"/>
        </w:rPr>
        <w:t xml:space="preserve">. </w:t>
      </w:r>
    </w:p>
    <w:p w14:paraId="2BA25B29" w14:textId="3B4C687C" w:rsidR="00C41EB7" w:rsidRDefault="00C41EB7" w:rsidP="00746F7D">
      <w:pPr>
        <w:spacing w:before="200"/>
        <w:rPr>
          <w:rFonts w:ascii="Arial" w:hAnsi="Arial" w:cs="Arial"/>
          <w:sz w:val="22"/>
          <w:szCs w:val="22"/>
        </w:rPr>
      </w:pPr>
      <w:r w:rsidRPr="00BA6B7B">
        <w:rPr>
          <w:rFonts w:ascii="Arial" w:hAnsi="Arial"/>
          <w:b/>
          <w:sz w:val="22"/>
          <w:szCs w:val="22"/>
        </w:rPr>
        <w:t>Aim 2</w:t>
      </w:r>
      <w:r>
        <w:rPr>
          <w:rFonts w:ascii="Arial" w:hAnsi="Arial"/>
          <w:b/>
          <w:sz w:val="22"/>
          <w:szCs w:val="22"/>
        </w:rPr>
        <w:t xml:space="preserve">. </w:t>
      </w:r>
      <w:r>
        <w:rPr>
          <w:rFonts w:ascii="Arial" w:hAnsi="Arial" w:cs="Arial"/>
          <w:b/>
          <w:sz w:val="22"/>
          <w:szCs w:val="22"/>
        </w:rPr>
        <w:t>Integrate ENCODE data to determine the genetic basis of comorbid</w:t>
      </w:r>
      <w:r w:rsidRPr="00476BD3">
        <w:rPr>
          <w:rFonts w:ascii="Arial" w:hAnsi="Arial" w:cs="Arial"/>
          <w:b/>
          <w:sz w:val="22"/>
          <w:szCs w:val="22"/>
        </w:rPr>
        <w:t xml:space="preserve"> complex disease</w:t>
      </w:r>
      <w:r>
        <w:rPr>
          <w:rFonts w:ascii="Arial" w:hAnsi="Arial" w:cs="Arial"/>
          <w:b/>
          <w:sz w:val="22"/>
          <w:szCs w:val="22"/>
        </w:rPr>
        <w:t>s</w:t>
      </w:r>
    </w:p>
    <w:tbl>
      <w:tblPr>
        <w:tblStyle w:val="TableGrid"/>
        <w:tblpPr w:leftFromText="180" w:rightFromText="180" w:vertAnchor="text" w:horzAnchor="page" w:tblpX="6769" w:tblpY="-17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28"/>
      </w:tblGrid>
      <w:tr w:rsidR="00A80CDB" w14:paraId="6992C719" w14:textId="77777777" w:rsidTr="00A80CDB">
        <w:trPr>
          <w:trHeight w:val="5217"/>
        </w:trPr>
        <w:tc>
          <w:tcPr>
            <w:tcW w:w="5328" w:type="dxa"/>
          </w:tcPr>
          <w:p w14:paraId="6752ABB9" w14:textId="77777777" w:rsidR="00A80CDB" w:rsidRDefault="00A80CDB" w:rsidP="00A80CDB">
            <w:pPr>
              <w:spacing w:before="120"/>
              <w:rPr>
                <w:rFonts w:ascii="Arial" w:hAnsi="Arial"/>
                <w:sz w:val="22"/>
                <w:szCs w:val="22"/>
              </w:rPr>
            </w:pPr>
            <w:r w:rsidRPr="005727A5">
              <w:rPr>
                <w:rFonts w:ascii="Arial" w:hAnsi="Arial"/>
                <w:noProof/>
                <w:sz w:val="22"/>
                <w:szCs w:val="22"/>
              </w:rPr>
              <w:drawing>
                <wp:inline distT="0" distB="0" distL="0" distR="0" wp14:anchorId="6FCC1ECF" wp14:editId="04C6E530">
                  <wp:extent cx="3021037" cy="3273260"/>
                  <wp:effectExtent l="0" t="0" r="0" b="0"/>
                  <wp:docPr id="3" name="Picture 3" descr="Macintosh HD:Users:haiquan:Dropbox:study:IMB521:write up:figures:host_sim_comorb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quan:Dropbox:study:IMB521:write up:figures:host_sim_comorbi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423" cy="3273678"/>
                          </a:xfrm>
                          <a:prstGeom prst="rect">
                            <a:avLst/>
                          </a:prstGeom>
                          <a:noFill/>
                          <a:ln>
                            <a:noFill/>
                          </a:ln>
                        </pic:spPr>
                      </pic:pic>
                    </a:graphicData>
                  </a:graphic>
                </wp:inline>
              </w:drawing>
            </w:r>
          </w:p>
        </w:tc>
      </w:tr>
      <w:tr w:rsidR="00A80CDB" w14:paraId="25B36F93" w14:textId="77777777" w:rsidTr="00A80CDB">
        <w:tc>
          <w:tcPr>
            <w:tcW w:w="5328" w:type="dxa"/>
          </w:tcPr>
          <w:p w14:paraId="3EED03B1" w14:textId="77777777" w:rsidR="00A80CDB" w:rsidRPr="007277D0" w:rsidRDefault="00A80CDB" w:rsidP="00A80CDB">
            <w:pPr>
              <w:spacing w:before="120"/>
              <w:rPr>
                <w:rFonts w:ascii="Arial" w:hAnsi="Arial"/>
                <w:b/>
                <w:sz w:val="20"/>
                <w:szCs w:val="20"/>
              </w:rPr>
            </w:pPr>
            <w:r w:rsidRPr="007277D0">
              <w:rPr>
                <w:rFonts w:ascii="Arial" w:hAnsi="Arial"/>
                <w:b/>
                <w:sz w:val="20"/>
                <w:szCs w:val="20"/>
              </w:rPr>
              <w:t xml:space="preserve">Figure 3: Enrichment of disease comorbidity in HCUP for disease pairs sharing significant disease gene similarity. </w:t>
            </w:r>
            <w:r>
              <w:rPr>
                <w:rFonts w:ascii="Arial" w:hAnsi="Arial"/>
                <w:b/>
                <w:sz w:val="20"/>
                <w:szCs w:val="20"/>
              </w:rPr>
              <w:t xml:space="preserve"> </w:t>
            </w:r>
            <w:r w:rsidRPr="00746F7D">
              <w:rPr>
                <w:rFonts w:ascii="Arial" w:hAnsi="Arial"/>
                <w:sz w:val="20"/>
                <w:szCs w:val="20"/>
              </w:rPr>
              <w:t>We used Fisher’s Exact Test</w:t>
            </w:r>
            <w:r>
              <w:rPr>
                <w:rFonts w:ascii="Arial" w:hAnsi="Arial"/>
                <w:sz w:val="20"/>
                <w:szCs w:val="20"/>
              </w:rPr>
              <w:t xml:space="preserve"> (FET)</w:t>
            </w:r>
            <w:r w:rsidRPr="00746F7D">
              <w:rPr>
                <w:rFonts w:ascii="Arial" w:hAnsi="Arial"/>
                <w:sz w:val="20"/>
                <w:szCs w:val="20"/>
              </w:rPr>
              <w:t xml:space="preserve"> coupled with false discovery rate to measure the disease comorbidity in HCUP, and took the disease</w:t>
            </w:r>
            <w:r>
              <w:rPr>
                <w:rFonts w:ascii="Arial" w:hAnsi="Arial"/>
                <w:sz w:val="20"/>
                <w:szCs w:val="20"/>
              </w:rPr>
              <w:t xml:space="preserve"> similarity of</w:t>
            </w:r>
            <w:r w:rsidRPr="00746F7D">
              <w:rPr>
                <w:rFonts w:ascii="Arial" w:hAnsi="Arial"/>
                <w:sz w:val="20"/>
                <w:szCs w:val="20"/>
              </w:rPr>
              <w:t xml:space="preserve"> gene ontology </w:t>
            </w:r>
            <w:r>
              <w:rPr>
                <w:rFonts w:ascii="Arial" w:hAnsi="Arial"/>
                <w:sz w:val="20"/>
                <w:szCs w:val="20"/>
              </w:rPr>
              <w:t>annotations</w:t>
            </w:r>
            <w:r w:rsidRPr="00746F7D">
              <w:rPr>
                <w:rFonts w:ascii="Arial" w:hAnsi="Arial"/>
                <w:sz w:val="20"/>
                <w:szCs w:val="20"/>
              </w:rPr>
              <w:t xml:space="preserve"> from a recently published </w:t>
            </w:r>
            <w:r>
              <w:rPr>
                <w:rFonts w:ascii="Arial" w:hAnsi="Arial"/>
                <w:sz w:val="20"/>
                <w:szCs w:val="20"/>
              </w:rPr>
              <w:t>study</w:t>
            </w:r>
            <w:r w:rsidRPr="00746F7D">
              <w:rPr>
                <w:rFonts w:ascii="Arial" w:hAnsi="Arial"/>
                <w:sz w:val="20"/>
                <w:szCs w:val="20"/>
              </w:rPr>
              <w:t xml:space="preserve"> </w:t>
            </w:r>
            <w:r w:rsidRPr="007900CB">
              <w:rPr>
                <w:rFonts w:ascii="Arial" w:hAnsi="Arial"/>
                <w:sz w:val="22"/>
                <w:szCs w:val="22"/>
              </w:rPr>
              <w:fldChar w:fldCharType="begin"/>
            </w:r>
            <w:r>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Pr="007900CB">
              <w:rPr>
                <w:rFonts w:ascii="Arial" w:hAnsi="Arial"/>
                <w:sz w:val="22"/>
                <w:szCs w:val="22"/>
              </w:rPr>
              <w:fldChar w:fldCharType="separate"/>
            </w:r>
            <w:r>
              <w:rPr>
                <w:rFonts w:ascii="Arial" w:hAnsi="Arial"/>
                <w:noProof/>
                <w:sz w:val="22"/>
                <w:szCs w:val="22"/>
              </w:rPr>
              <w:t>[30]</w:t>
            </w:r>
            <w:r w:rsidRPr="007900CB">
              <w:rPr>
                <w:rFonts w:ascii="Arial" w:hAnsi="Arial"/>
                <w:sz w:val="22"/>
                <w:szCs w:val="22"/>
              </w:rPr>
              <w:fldChar w:fldCharType="end"/>
            </w:r>
            <w:r>
              <w:rPr>
                <w:rFonts w:ascii="Arial" w:hAnsi="Arial"/>
                <w:sz w:val="22"/>
                <w:szCs w:val="22"/>
              </w:rPr>
              <w:t>.</w:t>
            </w:r>
            <w:r>
              <w:rPr>
                <w:rFonts w:ascii="Arial" w:hAnsi="Arial"/>
                <w:b/>
                <w:sz w:val="20"/>
                <w:szCs w:val="20"/>
              </w:rPr>
              <w:t xml:space="preserve"> </w:t>
            </w:r>
          </w:p>
        </w:tc>
      </w:tr>
    </w:tbl>
    <w:p w14:paraId="40498FA2" w14:textId="0C3DD621" w:rsidR="006F1FD7" w:rsidRPr="004D7C17" w:rsidRDefault="006F1FD7" w:rsidP="005727A5">
      <w:pPr>
        <w:spacing w:before="400"/>
        <w:contextualSpacing/>
        <w:rPr>
          <w:rFonts w:ascii="Arial" w:hAnsi="Arial"/>
          <w:sz w:val="22"/>
          <w:szCs w:val="22"/>
        </w:rPr>
      </w:pPr>
      <w:r w:rsidRPr="005F647B">
        <w:rPr>
          <w:rFonts w:ascii="Arial" w:hAnsi="Arial" w:cs="Arial"/>
          <w:i/>
          <w:sz w:val="22"/>
          <w:szCs w:val="22"/>
        </w:rPr>
        <w:t>Hypothesis and rationale</w:t>
      </w:r>
      <w:r>
        <w:rPr>
          <w:rFonts w:ascii="Arial" w:hAnsi="Arial" w:cs="Arial"/>
          <w:sz w:val="22"/>
          <w:szCs w:val="22"/>
        </w:rPr>
        <w:t xml:space="preserve">: Disease comorbidity influences the treatment of patients </w:t>
      </w:r>
      <w:r w:rsidR="00151FB0">
        <w:rPr>
          <w:rFonts w:ascii="Arial" w:hAnsi="Arial" w:cs="Arial"/>
          <w:sz w:val="22"/>
          <w:szCs w:val="22"/>
        </w:rPr>
        <w:t>with the</w:t>
      </w:r>
      <w:r>
        <w:rPr>
          <w:rFonts w:ascii="Arial" w:hAnsi="Arial" w:cs="Arial"/>
          <w:sz w:val="22"/>
          <w:szCs w:val="22"/>
        </w:rPr>
        <w:t xml:space="preserve"> same </w:t>
      </w:r>
      <w:r w:rsidRPr="006F1FD7">
        <w:rPr>
          <w:rFonts w:ascii="Arial" w:hAnsi="Arial" w:cs="Arial"/>
          <w:noProof/>
          <w:sz w:val="22"/>
          <w:szCs w:val="22"/>
        </w:rPr>
        <w:t>major</w:t>
      </w:r>
      <w:r>
        <w:rPr>
          <w:rFonts w:ascii="Arial" w:hAnsi="Arial" w:cs="Arial"/>
          <w:sz w:val="22"/>
          <w:szCs w:val="22"/>
        </w:rPr>
        <w:t xml:space="preserve"> disease </w:t>
      </w:r>
      <w:r w:rsidR="00151FB0">
        <w:rPr>
          <w:rFonts w:ascii="Arial" w:hAnsi="Arial" w:cs="Arial"/>
          <w:sz w:val="22"/>
          <w:szCs w:val="22"/>
        </w:rPr>
        <w:t xml:space="preserve">but </w:t>
      </w:r>
      <w:r>
        <w:rPr>
          <w:rFonts w:ascii="Arial" w:hAnsi="Arial" w:cs="Arial"/>
          <w:sz w:val="22"/>
          <w:szCs w:val="22"/>
        </w:rPr>
        <w:t xml:space="preserve">with </w:t>
      </w:r>
      <w:r w:rsidRPr="006F1FD7">
        <w:rPr>
          <w:rFonts w:ascii="Arial" w:hAnsi="Arial" w:cs="Arial"/>
          <w:noProof/>
          <w:sz w:val="22"/>
          <w:szCs w:val="22"/>
        </w:rPr>
        <w:t>distinct</w:t>
      </w:r>
      <w:r>
        <w:rPr>
          <w:rFonts w:ascii="Arial" w:hAnsi="Arial" w:cs="Arial"/>
          <w:sz w:val="22"/>
          <w:szCs w:val="22"/>
        </w:rPr>
        <w:t xml:space="preserve"> comorbidity conditions. It also burdens the patients and medical providers by increasing the risk of mortality, hospitalization, readmission, and emergence visits</w:t>
      </w:r>
      <w:r w:rsidR="00C500D2">
        <w:rPr>
          <w:rFonts w:ascii="Arial" w:hAnsi="Arial" w:cs="Arial"/>
          <w:sz w:val="22"/>
          <w:szCs w:val="22"/>
        </w:rPr>
        <w:t xml:space="preserve"> </w:t>
      </w:r>
      <w:r w:rsidR="00C500D2">
        <w:rPr>
          <w:rFonts w:ascii="Arial" w:hAnsi="Arial" w:cs="Arial"/>
          <w:sz w:val="22"/>
          <w:szCs w:val="22"/>
        </w:rPr>
        <w:fldChar w:fldCharType="begin"/>
      </w:r>
      <w:r w:rsidR="003A4F23">
        <w:rPr>
          <w:rFonts w:ascii="Arial" w:hAnsi="Arial" w:cs="Arial"/>
          <w:sz w:val="22"/>
          <w:szCs w:val="22"/>
        </w:rPr>
        <w:instrText xml:space="preserve"> ADDIN EN.CITE &lt;EndNote&gt;&lt;Cite&gt;&lt;Author&gt;Lee&lt;/Author&gt;&lt;Year&gt;2014&lt;/Year&gt;&lt;RecNum&gt;11&lt;/RecNum&gt;&lt;DisplayText&gt;[28]&lt;/DisplayText&gt;&lt;record&gt;&lt;rec-number&gt;11&lt;/rec-number&gt;&lt;foreign-keys&gt;&lt;key app="EN" db-id="2tawrat25zt993edarspaa9kfwatvstsra5r" timestamp="1448212755"&gt;11&lt;/key&gt;&lt;/foreign-keys&gt;&lt;ref-type name="Conference Proceedings"&gt;10&lt;/ref-type&gt;&lt;contributors&gt;&lt;authors&gt;&lt;author&gt;Lee, Young Ji&lt;/author&gt;&lt;author&gt;Boyd, Andrew D&lt;/author&gt;&lt;author&gt;Jianrong‘John’Li, Vincent Gardeux&lt;/author&gt;&lt;author&gt;Kenost, Colleen&lt;/author&gt;&lt;author&gt;Saner, Don&lt;/author&gt;&lt;author&gt;Li, Haiquan&lt;/author&gt;&lt;author&gt;Abraham, Ivo&lt;/author&gt;&lt;author&gt;Krishnan, Jerry A&lt;/author&gt;&lt;author&gt;Lussier, Yves A&lt;/author&gt;&lt;/authors&gt;&lt;/contributors&gt;&lt;titles&gt;&lt;title&gt;COPD Hospitalization Risk Increased with Distinct Patterns of Multiple Systems Comorbidities Unveiled by Network Modeling&lt;/title&gt;&lt;secondary-title&gt;AMIA Annual Symposium Proceedings&lt;/secondary-title&gt;&lt;/titles&gt;&lt;pages&gt;855&lt;/pages&gt;&lt;volume&gt;2014&lt;/volume&gt;&lt;dates&gt;&lt;year&gt;2014&lt;/year&gt;&lt;/dates&gt;&lt;publisher&gt;American Medical Informatics Association&lt;/publisher&gt;&lt;urls&gt;&lt;/urls&gt;&lt;/record&gt;&lt;/Cite&gt;&lt;/EndNote&gt;</w:instrText>
      </w:r>
      <w:r w:rsidR="00C500D2">
        <w:rPr>
          <w:rFonts w:ascii="Arial" w:hAnsi="Arial" w:cs="Arial"/>
          <w:sz w:val="22"/>
          <w:szCs w:val="22"/>
        </w:rPr>
        <w:fldChar w:fldCharType="separate"/>
      </w:r>
      <w:r w:rsidR="003A4F23">
        <w:rPr>
          <w:rFonts w:ascii="Arial" w:hAnsi="Arial" w:cs="Arial"/>
          <w:noProof/>
          <w:sz w:val="22"/>
          <w:szCs w:val="22"/>
        </w:rPr>
        <w:t>[28]</w:t>
      </w:r>
      <w:r w:rsidR="00C500D2">
        <w:rPr>
          <w:rFonts w:ascii="Arial" w:hAnsi="Arial" w:cs="Arial"/>
          <w:sz w:val="22"/>
          <w:szCs w:val="22"/>
        </w:rPr>
        <w:fldChar w:fldCharType="end"/>
      </w:r>
      <w:r>
        <w:rPr>
          <w:rFonts w:ascii="Arial" w:hAnsi="Arial" w:cs="Arial"/>
          <w:sz w:val="22"/>
          <w:szCs w:val="22"/>
        </w:rPr>
        <w:t xml:space="preserve">.  Understanding the causes and taking necessary preventive intervention will </w:t>
      </w:r>
      <w:r w:rsidRPr="006F1FD7">
        <w:rPr>
          <w:rFonts w:ascii="Arial" w:hAnsi="Arial" w:cs="Arial"/>
          <w:noProof/>
          <w:sz w:val="22"/>
          <w:szCs w:val="22"/>
        </w:rPr>
        <w:t>greatly</w:t>
      </w:r>
      <w:r>
        <w:rPr>
          <w:rFonts w:ascii="Arial" w:hAnsi="Arial" w:cs="Arial"/>
          <w:sz w:val="22"/>
          <w:szCs w:val="22"/>
        </w:rPr>
        <w:t xml:space="preserve"> improve the health care. </w:t>
      </w:r>
      <w:r w:rsidRPr="006F1FD7">
        <w:rPr>
          <w:rFonts w:ascii="Arial" w:hAnsi="Arial" w:cs="Arial"/>
          <w:noProof/>
          <w:sz w:val="22"/>
          <w:szCs w:val="22"/>
        </w:rPr>
        <w:t>Yet, the</w:t>
      </w:r>
      <w:r w:rsidR="008443F8">
        <w:rPr>
          <w:rFonts w:ascii="Arial" w:hAnsi="Arial" w:cs="Arial"/>
          <w:noProof/>
          <w:sz w:val="22"/>
          <w:szCs w:val="22"/>
        </w:rPr>
        <w:t xml:space="preserve"> factors</w:t>
      </w:r>
      <w:r>
        <w:rPr>
          <w:rFonts w:ascii="Arial" w:hAnsi="Arial" w:cs="Arial"/>
          <w:sz w:val="22"/>
          <w:szCs w:val="22"/>
        </w:rPr>
        <w:t xml:space="preserve"> </w:t>
      </w:r>
      <w:r w:rsidR="008443F8">
        <w:rPr>
          <w:rFonts w:ascii="Arial" w:hAnsi="Arial" w:cs="Arial"/>
          <w:sz w:val="22"/>
          <w:szCs w:val="22"/>
        </w:rPr>
        <w:t xml:space="preserve">that determine the disease comorbidity are largely unknown. Potential factors include </w:t>
      </w:r>
      <w:r>
        <w:rPr>
          <w:rFonts w:ascii="Arial" w:hAnsi="Arial" w:cs="Arial"/>
          <w:sz w:val="22"/>
          <w:szCs w:val="22"/>
        </w:rPr>
        <w:t>genetic factors</w:t>
      </w:r>
      <w:r w:rsidR="008443F8">
        <w:rPr>
          <w:rFonts w:ascii="Arial" w:hAnsi="Arial" w:cs="Arial"/>
          <w:sz w:val="22"/>
          <w:szCs w:val="22"/>
        </w:rPr>
        <w:t>,</w:t>
      </w:r>
      <w:r>
        <w:rPr>
          <w:rFonts w:ascii="Arial" w:hAnsi="Arial" w:cs="Arial"/>
          <w:sz w:val="22"/>
          <w:szCs w:val="22"/>
        </w:rPr>
        <w:t xml:space="preserve"> </w:t>
      </w:r>
      <w:r w:rsidR="008443F8">
        <w:rPr>
          <w:rFonts w:ascii="Arial" w:hAnsi="Arial" w:cs="Arial"/>
          <w:sz w:val="22"/>
          <w:szCs w:val="22"/>
        </w:rPr>
        <w:t xml:space="preserve">environmental exposures, </w:t>
      </w:r>
      <w:r>
        <w:rPr>
          <w:rFonts w:ascii="Arial" w:hAnsi="Arial" w:cs="Arial"/>
          <w:sz w:val="22"/>
          <w:szCs w:val="22"/>
        </w:rPr>
        <w:t>and their interactions</w:t>
      </w:r>
      <w:r w:rsidR="008443F8">
        <w:rPr>
          <w:rFonts w:ascii="Arial" w:hAnsi="Arial" w:cs="Arial"/>
          <w:sz w:val="22"/>
          <w:szCs w:val="22"/>
        </w:rPr>
        <w:t>.</w:t>
      </w:r>
      <w:r>
        <w:rPr>
          <w:rFonts w:ascii="Arial" w:hAnsi="Arial" w:cs="Arial"/>
          <w:sz w:val="22"/>
          <w:szCs w:val="22"/>
        </w:rPr>
        <w:t xml:space="preserve"> With the opportunities brought from high throughput omics and data driven projects, </w:t>
      </w:r>
      <w:r>
        <w:rPr>
          <w:rFonts w:ascii="Arial" w:hAnsi="Arial" w:cs="Arial"/>
          <w:b/>
          <w:sz w:val="22"/>
          <w:szCs w:val="22"/>
        </w:rPr>
        <w:t>our long-</w:t>
      </w:r>
      <w:r w:rsidRPr="00413CBA">
        <w:rPr>
          <w:rFonts w:ascii="Arial" w:hAnsi="Arial" w:cs="Arial"/>
          <w:b/>
          <w:sz w:val="22"/>
          <w:szCs w:val="22"/>
        </w:rPr>
        <w:t>standing objective is to identify</w:t>
      </w:r>
      <w:r>
        <w:rPr>
          <w:rFonts w:ascii="Arial" w:hAnsi="Arial" w:cs="Arial"/>
          <w:b/>
          <w:sz w:val="22"/>
          <w:szCs w:val="22"/>
        </w:rPr>
        <w:t xml:space="preserve"> </w:t>
      </w:r>
      <w:r w:rsidR="00151FB0">
        <w:rPr>
          <w:rFonts w:ascii="Arial" w:hAnsi="Arial" w:cs="Arial"/>
          <w:b/>
          <w:sz w:val="22"/>
          <w:szCs w:val="22"/>
        </w:rPr>
        <w:t xml:space="preserve">the </w:t>
      </w:r>
      <w:r>
        <w:rPr>
          <w:rFonts w:ascii="Arial" w:hAnsi="Arial" w:cs="Arial"/>
          <w:b/>
          <w:sz w:val="22"/>
          <w:szCs w:val="22"/>
        </w:rPr>
        <w:t xml:space="preserve">genetic basis of </w:t>
      </w:r>
      <w:r w:rsidRPr="006F1FD7">
        <w:rPr>
          <w:rFonts w:ascii="Arial" w:hAnsi="Arial" w:cs="Arial"/>
          <w:b/>
          <w:noProof/>
          <w:sz w:val="22"/>
          <w:szCs w:val="22"/>
        </w:rPr>
        <w:t>disease</w:t>
      </w:r>
      <w:r>
        <w:rPr>
          <w:rFonts w:ascii="Arial" w:hAnsi="Arial" w:cs="Arial"/>
          <w:b/>
          <w:sz w:val="22"/>
          <w:szCs w:val="22"/>
        </w:rPr>
        <w:t xml:space="preserve"> comorbidity</w:t>
      </w:r>
      <w:r>
        <w:rPr>
          <w:rFonts w:ascii="Arial" w:hAnsi="Arial" w:cs="Arial"/>
          <w:sz w:val="22"/>
          <w:szCs w:val="22"/>
        </w:rPr>
        <w:t xml:space="preserve">. </w:t>
      </w:r>
      <w:r w:rsidRPr="006B01D1">
        <w:rPr>
          <w:rFonts w:ascii="Arial" w:hAnsi="Arial" w:cs="Arial"/>
          <w:i/>
          <w:sz w:val="22"/>
          <w:szCs w:val="22"/>
        </w:rPr>
        <w:t xml:space="preserve">We hypothesize that disease comorbid in the same patient should have closely </w:t>
      </w:r>
      <w:r w:rsidRPr="006F1FD7">
        <w:rPr>
          <w:rFonts w:ascii="Arial" w:hAnsi="Arial" w:cs="Arial"/>
          <w:i/>
          <w:noProof/>
          <w:sz w:val="22"/>
          <w:szCs w:val="22"/>
        </w:rPr>
        <w:t>related</w:t>
      </w:r>
      <w:r w:rsidRPr="006B01D1">
        <w:rPr>
          <w:rFonts w:ascii="Arial" w:hAnsi="Arial" w:cs="Arial"/>
          <w:i/>
          <w:sz w:val="22"/>
          <w:szCs w:val="22"/>
        </w:rPr>
        <w:t xml:space="preserve"> biological </w:t>
      </w:r>
      <w:r w:rsidRPr="006F1FD7">
        <w:rPr>
          <w:rFonts w:ascii="Arial" w:hAnsi="Arial" w:cs="Arial"/>
          <w:i/>
          <w:noProof/>
          <w:sz w:val="22"/>
          <w:szCs w:val="22"/>
        </w:rPr>
        <w:t>mechanisms, thus</w:t>
      </w:r>
      <w:r w:rsidRPr="006B01D1">
        <w:rPr>
          <w:rFonts w:ascii="Arial" w:hAnsi="Arial" w:cs="Arial"/>
          <w:i/>
          <w:sz w:val="22"/>
          <w:szCs w:val="22"/>
        </w:rPr>
        <w:t xml:space="preserve"> perturbation from one disease will inevitably</w:t>
      </w:r>
      <w:r>
        <w:rPr>
          <w:rFonts w:ascii="Arial" w:hAnsi="Arial" w:cs="Arial"/>
          <w:i/>
          <w:sz w:val="22"/>
          <w:szCs w:val="22"/>
        </w:rPr>
        <w:t xml:space="preserve"> disturb the physiology </w:t>
      </w:r>
      <w:r w:rsidRPr="006B01D1">
        <w:rPr>
          <w:rFonts w:ascii="Arial" w:hAnsi="Arial" w:cs="Arial"/>
          <w:i/>
          <w:sz w:val="22"/>
          <w:szCs w:val="22"/>
        </w:rPr>
        <w:t>of the other</w:t>
      </w:r>
      <w:r>
        <w:rPr>
          <w:rFonts w:ascii="Arial" w:hAnsi="Arial" w:cs="Arial"/>
          <w:i/>
          <w:sz w:val="22"/>
          <w:szCs w:val="22"/>
        </w:rPr>
        <w:t xml:space="preserve"> due to the linked genetic basis</w:t>
      </w:r>
      <w:r w:rsidRPr="006B01D1">
        <w:rPr>
          <w:rFonts w:ascii="Arial" w:hAnsi="Arial" w:cs="Arial"/>
          <w:i/>
          <w:sz w:val="22"/>
          <w:szCs w:val="22"/>
        </w:rPr>
        <w:t xml:space="preserve">. </w:t>
      </w:r>
      <w:r w:rsidR="00F973C2">
        <w:rPr>
          <w:rFonts w:ascii="Arial" w:hAnsi="Arial" w:cs="Arial"/>
          <w:sz w:val="22"/>
          <w:szCs w:val="22"/>
        </w:rPr>
        <w:t>T</w:t>
      </w:r>
      <w:r>
        <w:rPr>
          <w:rFonts w:ascii="Arial" w:hAnsi="Arial" w:cs="Arial"/>
          <w:sz w:val="22"/>
          <w:szCs w:val="22"/>
        </w:rPr>
        <w:t xml:space="preserve">hese common or </w:t>
      </w:r>
      <w:r w:rsidRPr="006F1FD7">
        <w:rPr>
          <w:rFonts w:ascii="Arial" w:hAnsi="Arial" w:cs="Arial"/>
          <w:noProof/>
          <w:sz w:val="22"/>
          <w:szCs w:val="22"/>
        </w:rPr>
        <w:t>related</w:t>
      </w:r>
      <w:r>
        <w:rPr>
          <w:rFonts w:ascii="Arial" w:hAnsi="Arial" w:cs="Arial"/>
          <w:sz w:val="22"/>
          <w:szCs w:val="22"/>
        </w:rPr>
        <w:t xml:space="preserve"> </w:t>
      </w:r>
      <w:r w:rsidRPr="006F1FD7">
        <w:rPr>
          <w:rFonts w:ascii="Arial" w:hAnsi="Arial" w:cs="Arial"/>
          <w:noProof/>
          <w:sz w:val="22"/>
          <w:szCs w:val="22"/>
        </w:rPr>
        <w:t>mechanisms</w:t>
      </w:r>
      <w:r>
        <w:rPr>
          <w:rFonts w:ascii="Arial" w:hAnsi="Arial" w:cs="Arial"/>
          <w:sz w:val="22"/>
          <w:szCs w:val="22"/>
        </w:rPr>
        <w:t xml:space="preserve"> include </w:t>
      </w:r>
      <w:r w:rsidRPr="006F1FD7">
        <w:rPr>
          <w:rFonts w:ascii="Arial" w:hAnsi="Arial" w:cs="Arial"/>
          <w:noProof/>
          <w:sz w:val="22"/>
          <w:szCs w:val="22"/>
        </w:rPr>
        <w:t>common</w:t>
      </w:r>
      <w:r>
        <w:rPr>
          <w:rFonts w:ascii="Arial" w:hAnsi="Arial" w:cs="Arial"/>
          <w:sz w:val="22"/>
          <w:szCs w:val="22"/>
        </w:rPr>
        <w:t xml:space="preserve"> associations with two diseases from the same SNP, same gene, and the same pathways</w:t>
      </w:r>
      <w:r w:rsidR="00541BAE">
        <w:rPr>
          <w:rFonts w:ascii="Arial" w:hAnsi="Arial" w:cs="Arial"/>
          <w:sz w:val="22"/>
          <w:szCs w:val="22"/>
        </w:rPr>
        <w:t xml:space="preserve"> </w:t>
      </w:r>
      <w:r w:rsidR="00541BAE">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[14, 29]</w:t>
      </w:r>
      <w:r w:rsidR="00541BAE">
        <w:rPr>
          <w:rFonts w:ascii="Arial" w:hAnsi="Arial" w:cs="Arial"/>
          <w:sz w:val="22"/>
          <w:szCs w:val="22"/>
        </w:rPr>
        <w:fldChar w:fldCharType="end"/>
      </w:r>
      <w:r>
        <w:rPr>
          <w:rFonts w:ascii="Arial" w:hAnsi="Arial" w:cs="Arial"/>
          <w:sz w:val="22"/>
          <w:szCs w:val="22"/>
        </w:rPr>
        <w:t>.</w:t>
      </w:r>
      <w:r w:rsidR="00F973C2">
        <w:rPr>
          <w:rFonts w:ascii="Arial" w:hAnsi="Arial" w:cs="Arial"/>
          <w:sz w:val="22"/>
          <w:szCs w:val="22"/>
        </w:rPr>
        <w:t xml:space="preserve"> </w:t>
      </w:r>
      <w:r>
        <w:rPr>
          <w:rFonts w:ascii="Arial" w:hAnsi="Arial" w:cs="Arial"/>
          <w:sz w:val="22"/>
          <w:szCs w:val="22"/>
        </w:rPr>
        <w:t>In</w:t>
      </w:r>
      <w:r w:rsidR="007035E3">
        <w:rPr>
          <w:rFonts w:ascii="Arial" w:hAnsi="Arial" w:cs="Arial"/>
          <w:sz w:val="22"/>
          <w:szCs w:val="22"/>
        </w:rPr>
        <w:t xml:space="preserve"> frequent but</w:t>
      </w:r>
      <w:r>
        <w:rPr>
          <w:rFonts w:ascii="Arial" w:hAnsi="Arial" w:cs="Arial"/>
          <w:sz w:val="22"/>
          <w:szCs w:val="22"/>
        </w:rPr>
        <w:t xml:space="preserve"> more</w:t>
      </w:r>
      <w:r w:rsidR="007035E3">
        <w:rPr>
          <w:rFonts w:ascii="Arial" w:hAnsi="Arial" w:cs="Arial"/>
          <w:sz w:val="22"/>
          <w:szCs w:val="22"/>
        </w:rPr>
        <w:t xml:space="preserve"> </w:t>
      </w:r>
      <w:r>
        <w:rPr>
          <w:rFonts w:ascii="Arial" w:hAnsi="Arial" w:cs="Arial"/>
          <w:sz w:val="22"/>
          <w:szCs w:val="22"/>
        </w:rPr>
        <w:t xml:space="preserve">complicated cases, </w:t>
      </w:r>
      <w:r w:rsidRPr="006F1FD7">
        <w:rPr>
          <w:rFonts w:ascii="Arial" w:hAnsi="Arial" w:cs="Arial"/>
          <w:noProof/>
          <w:sz w:val="22"/>
          <w:szCs w:val="22"/>
        </w:rPr>
        <w:t>distinct</w:t>
      </w:r>
      <w:r>
        <w:rPr>
          <w:rFonts w:ascii="Arial" w:hAnsi="Arial" w:cs="Arial"/>
          <w:sz w:val="22"/>
          <w:szCs w:val="22"/>
        </w:rPr>
        <w:t xml:space="preserve"> SNPs of the two diseases respectively may involve common regulatory mechanisms, such as SNPs binding to the same TFs, binding to interacting TFs, or locating in anchor regions of a long-range chromatin interaction</w:t>
      </w:r>
      <w:r w:rsidR="00A75B65">
        <w:rPr>
          <w:rFonts w:ascii="Arial" w:hAnsi="Arial" w:cs="Arial"/>
          <w:sz w:val="22"/>
          <w:szCs w:val="22"/>
        </w:rPr>
        <w:t>. For instance, many autoimmune diseases are related to antigen processing and presentation of peptide or polysaccharide antigen via MHC class II, and their susceptible alleles are proximate or shared in regions of chromosome 6, subject to related regulation process such as chromatin folding.</w:t>
      </w:r>
      <w:r w:rsidR="00B30F43">
        <w:rPr>
          <w:rFonts w:ascii="Arial" w:hAnsi="Arial" w:cs="Arial"/>
          <w:sz w:val="22"/>
          <w:szCs w:val="22"/>
        </w:rPr>
        <w:t xml:space="preserve"> </w:t>
      </w:r>
      <w:r w:rsidR="00A75B65">
        <w:rPr>
          <w:rFonts w:ascii="Arial" w:hAnsi="Arial" w:cs="Arial"/>
          <w:sz w:val="22"/>
          <w:szCs w:val="22"/>
        </w:rPr>
        <w:t xml:space="preserve">These types of related mechanisms </w:t>
      </w:r>
      <w:r w:rsidR="00B30F43">
        <w:rPr>
          <w:rFonts w:ascii="Arial" w:hAnsi="Arial" w:cs="Arial"/>
          <w:sz w:val="22"/>
          <w:szCs w:val="22"/>
        </w:rPr>
        <w:t>have not been studied yet</w:t>
      </w:r>
      <w:r>
        <w:rPr>
          <w:rFonts w:ascii="Arial" w:hAnsi="Arial" w:cs="Arial"/>
          <w:sz w:val="22"/>
          <w:szCs w:val="22"/>
        </w:rPr>
        <w:t xml:space="preserve">. We will </w:t>
      </w:r>
      <w:r w:rsidR="00A75B65">
        <w:rPr>
          <w:rFonts w:ascii="Arial" w:hAnsi="Arial" w:cs="Arial"/>
          <w:sz w:val="22"/>
          <w:szCs w:val="22"/>
        </w:rPr>
        <w:t xml:space="preserve">thus </w:t>
      </w:r>
      <w:r w:rsidR="00B30F43">
        <w:rPr>
          <w:rFonts w:ascii="Arial" w:hAnsi="Arial" w:cs="Arial"/>
          <w:sz w:val="22"/>
          <w:szCs w:val="22"/>
        </w:rPr>
        <w:t>quantify this novel type of shared mechanisms</w:t>
      </w:r>
      <w:r w:rsidR="000B3348">
        <w:rPr>
          <w:rFonts w:ascii="Arial" w:hAnsi="Arial" w:cs="Arial"/>
          <w:sz w:val="22"/>
          <w:szCs w:val="22"/>
        </w:rPr>
        <w:t xml:space="preserve"> and overall ENCODE similarity</w:t>
      </w:r>
      <w:r w:rsidR="00B30F43">
        <w:rPr>
          <w:rFonts w:ascii="Arial" w:hAnsi="Arial" w:cs="Arial"/>
          <w:sz w:val="22"/>
          <w:szCs w:val="22"/>
        </w:rPr>
        <w:t xml:space="preserve"> between diseases and study the</w:t>
      </w:r>
      <w:r w:rsidR="000B3348">
        <w:rPr>
          <w:rFonts w:ascii="Arial" w:hAnsi="Arial" w:cs="Arial"/>
          <w:sz w:val="22"/>
          <w:szCs w:val="22"/>
        </w:rPr>
        <w:t>ir predictive capability to</w:t>
      </w:r>
      <w:r w:rsidR="00B30F43">
        <w:rPr>
          <w:rFonts w:ascii="Arial" w:hAnsi="Arial" w:cs="Arial"/>
          <w:sz w:val="22"/>
          <w:szCs w:val="22"/>
        </w:rPr>
        <w:t xml:space="preserve"> clinically observed disease comorbidity</w:t>
      </w:r>
      <w:r>
        <w:rPr>
          <w:rFonts w:ascii="Arial" w:hAnsi="Arial" w:cs="Arial"/>
          <w:sz w:val="22"/>
          <w:szCs w:val="22"/>
        </w:rPr>
        <w:t xml:space="preserve"> via integrative analysis of ENCODE data. The rationale of this aim is that successful completion will greatly enhance our understanding </w:t>
      </w:r>
      <w:r w:rsidR="000D09AA">
        <w:rPr>
          <w:rFonts w:ascii="Arial" w:hAnsi="Arial" w:cs="Arial"/>
          <w:sz w:val="22"/>
          <w:szCs w:val="22"/>
        </w:rPr>
        <w:t>of</w:t>
      </w:r>
      <w:r>
        <w:rPr>
          <w:rFonts w:ascii="Arial" w:hAnsi="Arial" w:cs="Arial"/>
          <w:sz w:val="22"/>
          <w:szCs w:val="22"/>
        </w:rPr>
        <w:t xml:space="preserve"> the genetic and epigenetic mechanisms of disease comorbidity</w:t>
      </w:r>
      <w:r w:rsidR="000B3348">
        <w:rPr>
          <w:rFonts w:ascii="Arial" w:hAnsi="Arial" w:cs="Arial"/>
          <w:sz w:val="22"/>
          <w:szCs w:val="22"/>
        </w:rPr>
        <w:t xml:space="preserve"> at the level of molecular mechanisms at play</w:t>
      </w:r>
      <w:r>
        <w:rPr>
          <w:rFonts w:ascii="Arial" w:hAnsi="Arial" w:cs="Arial"/>
          <w:sz w:val="22"/>
          <w:szCs w:val="22"/>
        </w:rPr>
        <w:t>, and enable interpret</w:t>
      </w:r>
      <w:r w:rsidR="000D09AA">
        <w:rPr>
          <w:rFonts w:ascii="Arial" w:hAnsi="Arial" w:cs="Arial"/>
          <w:sz w:val="22"/>
          <w:szCs w:val="22"/>
        </w:rPr>
        <w:t>at</w:t>
      </w:r>
      <w:r>
        <w:rPr>
          <w:rFonts w:ascii="Arial" w:hAnsi="Arial" w:cs="Arial"/>
          <w:sz w:val="22"/>
          <w:szCs w:val="22"/>
        </w:rPr>
        <w:t>i</w:t>
      </w:r>
      <w:r w:rsidR="000D09AA">
        <w:rPr>
          <w:rFonts w:ascii="Arial" w:hAnsi="Arial" w:cs="Arial"/>
          <w:sz w:val="22"/>
          <w:szCs w:val="22"/>
        </w:rPr>
        <w:t>on</w:t>
      </w:r>
      <w:r>
        <w:rPr>
          <w:rFonts w:ascii="Arial" w:hAnsi="Arial" w:cs="Arial"/>
          <w:sz w:val="22"/>
          <w:szCs w:val="22"/>
        </w:rPr>
        <w:t xml:space="preserve"> and predicti</w:t>
      </w:r>
      <w:r w:rsidR="000D09AA">
        <w:rPr>
          <w:rFonts w:ascii="Arial" w:hAnsi="Arial" w:cs="Arial"/>
          <w:sz w:val="22"/>
          <w:szCs w:val="22"/>
        </w:rPr>
        <w:t>on of</w:t>
      </w:r>
      <w:r>
        <w:rPr>
          <w:rFonts w:ascii="Arial" w:hAnsi="Arial" w:cs="Arial"/>
          <w:sz w:val="22"/>
          <w:szCs w:val="22"/>
        </w:rPr>
        <w:t xml:space="preserve"> disease comorbidity from </w:t>
      </w:r>
      <w:r w:rsidR="002E7080">
        <w:rPr>
          <w:rFonts w:ascii="Arial" w:hAnsi="Arial" w:cs="Arial"/>
          <w:sz w:val="22"/>
          <w:szCs w:val="22"/>
        </w:rPr>
        <w:t xml:space="preserve">a </w:t>
      </w:r>
      <w:r>
        <w:rPr>
          <w:rFonts w:ascii="Arial" w:hAnsi="Arial" w:cs="Arial"/>
          <w:sz w:val="22"/>
          <w:szCs w:val="22"/>
        </w:rPr>
        <w:t xml:space="preserve">genetic perspective. At the completion of this aim, it is our expectation that we will generate hundreds of </w:t>
      </w:r>
      <w:r w:rsidRPr="006F1FD7">
        <w:rPr>
          <w:rFonts w:ascii="Arial" w:hAnsi="Arial" w:cs="Arial"/>
          <w:noProof/>
          <w:sz w:val="22"/>
          <w:szCs w:val="22"/>
        </w:rPr>
        <w:t>testable</w:t>
      </w:r>
      <w:r>
        <w:rPr>
          <w:rFonts w:ascii="Arial" w:hAnsi="Arial" w:cs="Arial"/>
          <w:sz w:val="22"/>
          <w:szCs w:val="22"/>
        </w:rPr>
        <w:t xml:space="preserve"> biomarkers for comorbid </w:t>
      </w:r>
      <w:r w:rsidRPr="006F1FD7">
        <w:rPr>
          <w:rFonts w:ascii="Arial" w:hAnsi="Arial" w:cs="Arial"/>
          <w:noProof/>
          <w:sz w:val="22"/>
          <w:szCs w:val="22"/>
        </w:rPr>
        <w:t>diseases</w:t>
      </w:r>
      <w:r>
        <w:rPr>
          <w:rFonts w:ascii="Arial" w:hAnsi="Arial" w:cs="Arial"/>
          <w:sz w:val="22"/>
          <w:szCs w:val="22"/>
        </w:rPr>
        <w:t xml:space="preserve">, which </w:t>
      </w:r>
      <w:r w:rsidR="000B3348">
        <w:rPr>
          <w:rFonts w:ascii="Arial" w:hAnsi="Arial" w:cs="Arial"/>
          <w:sz w:val="22"/>
          <w:szCs w:val="22"/>
        </w:rPr>
        <w:t>demonstrates</w:t>
      </w:r>
      <w:r>
        <w:rPr>
          <w:rFonts w:ascii="Arial" w:hAnsi="Arial" w:cs="Arial"/>
          <w:sz w:val="22"/>
          <w:szCs w:val="22"/>
        </w:rPr>
        <w:t xml:space="preserve"> for the first time, </w:t>
      </w:r>
      <w:r w:rsidR="000B3348">
        <w:rPr>
          <w:rFonts w:ascii="Arial" w:hAnsi="Arial" w:cs="Arial"/>
          <w:sz w:val="22"/>
          <w:szCs w:val="22"/>
        </w:rPr>
        <w:t xml:space="preserve">the advantage of </w:t>
      </w:r>
      <w:r>
        <w:rPr>
          <w:rFonts w:ascii="Arial" w:hAnsi="Arial" w:cs="Arial"/>
          <w:sz w:val="22"/>
          <w:szCs w:val="22"/>
        </w:rPr>
        <w:t>large</w:t>
      </w:r>
      <w:r w:rsidR="000B3348">
        <w:rPr>
          <w:rFonts w:ascii="Arial" w:hAnsi="Arial" w:cs="Arial"/>
          <w:sz w:val="22"/>
          <w:szCs w:val="22"/>
        </w:rPr>
        <w:t>-</w:t>
      </w:r>
      <w:r>
        <w:rPr>
          <w:rFonts w:ascii="Arial" w:hAnsi="Arial" w:cs="Arial"/>
          <w:sz w:val="22"/>
          <w:szCs w:val="22"/>
        </w:rPr>
        <w:t>scale genetic discovery for disease comorbidity mechanisms</w:t>
      </w:r>
      <w:r w:rsidR="000B3348">
        <w:rPr>
          <w:rFonts w:ascii="Arial" w:hAnsi="Arial" w:cs="Arial"/>
          <w:sz w:val="22"/>
          <w:szCs w:val="22"/>
        </w:rPr>
        <w:t>, More importantly, we will generate a substantial number of genetically validated biomarkers, which allow</w:t>
      </w:r>
      <w:r w:rsidR="00A75B65">
        <w:rPr>
          <w:rFonts w:ascii="Arial" w:hAnsi="Arial" w:cs="Arial"/>
          <w:sz w:val="22"/>
          <w:szCs w:val="22"/>
        </w:rPr>
        <w:t>s</w:t>
      </w:r>
      <w:r w:rsidR="000B3348">
        <w:rPr>
          <w:rFonts w:ascii="Arial" w:hAnsi="Arial" w:cs="Arial"/>
          <w:sz w:val="22"/>
          <w:szCs w:val="22"/>
        </w:rPr>
        <w:t xml:space="preserve"> further biological validation</w:t>
      </w:r>
      <w:r>
        <w:rPr>
          <w:rFonts w:ascii="Arial" w:hAnsi="Arial" w:cs="Arial"/>
          <w:sz w:val="22"/>
          <w:szCs w:val="22"/>
        </w:rPr>
        <w:t xml:space="preserve">.    </w:t>
      </w:r>
      <w:r w:rsidRPr="006B01D1">
        <w:rPr>
          <w:rFonts w:ascii="Arial" w:hAnsi="Arial" w:cs="Arial"/>
          <w:i/>
          <w:sz w:val="22"/>
          <w:szCs w:val="22"/>
        </w:rPr>
        <w:t xml:space="preserve"> </w:t>
      </w:r>
    </w:p>
    <w:p w14:paraId="3EB7510A" w14:textId="68EDACF6" w:rsidR="00C41EB7" w:rsidRPr="00BA7F56" w:rsidRDefault="00C41EB7" w:rsidP="00C41EB7">
      <w:pPr>
        <w:spacing w:before="120"/>
        <w:rPr>
          <w:rFonts w:ascii="Arial" w:hAnsi="Arial"/>
          <w:i/>
          <w:sz w:val="22"/>
          <w:szCs w:val="22"/>
        </w:rPr>
      </w:pPr>
      <w:r w:rsidRPr="005F647B">
        <w:rPr>
          <w:rFonts w:ascii="Arial" w:hAnsi="Arial"/>
          <w:i/>
          <w:sz w:val="22"/>
          <w:szCs w:val="22"/>
        </w:rPr>
        <w:t>Preliminary results</w:t>
      </w:r>
      <w:r>
        <w:rPr>
          <w:rFonts w:ascii="Arial" w:hAnsi="Arial"/>
          <w:i/>
          <w:sz w:val="22"/>
          <w:szCs w:val="22"/>
        </w:rPr>
        <w:t xml:space="preserve">: </w:t>
      </w:r>
      <w:r>
        <w:rPr>
          <w:rFonts w:ascii="Arial" w:hAnsi="Arial"/>
          <w:sz w:val="22"/>
          <w:szCs w:val="22"/>
        </w:rPr>
        <w:t xml:space="preserve">Recently, </w:t>
      </w:r>
      <w:r w:rsidR="00151FB0">
        <w:rPr>
          <w:rFonts w:ascii="Arial" w:hAnsi="Arial"/>
          <w:sz w:val="22"/>
          <w:szCs w:val="22"/>
        </w:rPr>
        <w:t xml:space="preserve">we and </w:t>
      </w:r>
      <w:r>
        <w:rPr>
          <w:rFonts w:ascii="Arial" w:hAnsi="Arial"/>
          <w:sz w:val="22"/>
          <w:szCs w:val="22"/>
        </w:rPr>
        <w:t>others have observed enrich</w:t>
      </w:r>
      <w:r w:rsidR="00746F7D">
        <w:rPr>
          <w:rFonts w:ascii="Arial" w:hAnsi="Arial"/>
          <w:sz w:val="22"/>
          <w:szCs w:val="22"/>
        </w:rPr>
        <w:t>ment of</w:t>
      </w:r>
      <w:r>
        <w:rPr>
          <w:rFonts w:ascii="Arial" w:hAnsi="Arial"/>
          <w:sz w:val="22"/>
          <w:szCs w:val="22"/>
        </w:rPr>
        <w:t xml:space="preserve"> shared SNPs and genes in comorbid </w:t>
      </w:r>
      <w:r w:rsidRPr="006F1FD7">
        <w:rPr>
          <w:rFonts w:ascii="Arial" w:hAnsi="Arial"/>
          <w:noProof/>
          <w:sz w:val="22"/>
          <w:szCs w:val="22"/>
        </w:rPr>
        <w:t>diseases</w:t>
      </w:r>
      <w:r>
        <w:rPr>
          <w:rFonts w:ascii="Arial" w:hAnsi="Arial"/>
          <w:sz w:val="22"/>
          <w:szCs w:val="22"/>
        </w:rPr>
        <w:t xml:space="preserve"> </w:t>
      </w:r>
      <w:r w:rsidR="00644FB0">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644FB0">
        <w:rPr>
          <w:rFonts w:ascii="Arial" w:hAnsi="Arial"/>
          <w:sz w:val="22"/>
          <w:szCs w:val="22"/>
        </w:rPr>
        <w:fldChar w:fldCharType="separate"/>
      </w:r>
      <w:r w:rsidR="003A4F23">
        <w:rPr>
          <w:rFonts w:ascii="Arial" w:hAnsi="Arial"/>
          <w:noProof/>
          <w:sz w:val="22"/>
          <w:szCs w:val="22"/>
        </w:rPr>
        <w:t>[30]</w:t>
      </w:r>
      <w:r w:rsidR="00644FB0">
        <w:rPr>
          <w:rFonts w:ascii="Arial" w:hAnsi="Arial"/>
          <w:sz w:val="22"/>
          <w:szCs w:val="22"/>
        </w:rPr>
        <w:fldChar w:fldCharType="end"/>
      </w:r>
      <w:r>
        <w:rPr>
          <w:rFonts w:ascii="Arial" w:hAnsi="Arial"/>
          <w:sz w:val="22"/>
          <w:szCs w:val="22"/>
        </w:rPr>
        <w:t xml:space="preserve">. Via integrative analysis of GWAS and gene ontology annotations, we found that </w:t>
      </w:r>
      <w:r>
        <w:rPr>
          <w:rFonts w:ascii="Arial" w:hAnsi="Arial"/>
          <w:sz w:val="22"/>
          <w:szCs w:val="22"/>
        </w:rPr>
        <w:lastRenderedPageBreak/>
        <w:t xml:space="preserve">known comorbid </w:t>
      </w:r>
      <w:r w:rsidRPr="006F1FD7">
        <w:rPr>
          <w:rFonts w:ascii="Arial" w:hAnsi="Arial"/>
          <w:noProof/>
          <w:sz w:val="22"/>
          <w:szCs w:val="22"/>
        </w:rPr>
        <w:t>diseases</w:t>
      </w:r>
      <w:r>
        <w:rPr>
          <w:rFonts w:ascii="Arial" w:hAnsi="Arial"/>
          <w:sz w:val="22"/>
          <w:szCs w:val="22"/>
        </w:rPr>
        <w:t xml:space="preserve"> are more likely to </w:t>
      </w:r>
      <w:r w:rsidR="00151FB0">
        <w:rPr>
          <w:rFonts w:ascii="Arial" w:hAnsi="Arial"/>
          <w:sz w:val="22"/>
          <w:szCs w:val="22"/>
        </w:rPr>
        <w:t xml:space="preserve">be </w:t>
      </w:r>
      <w:r>
        <w:rPr>
          <w:rFonts w:ascii="Arial" w:hAnsi="Arial"/>
          <w:sz w:val="22"/>
          <w:szCs w:val="22"/>
        </w:rPr>
        <w:t xml:space="preserve">associated with </w:t>
      </w:r>
      <w:r w:rsidR="003B3B8C">
        <w:rPr>
          <w:rFonts w:ascii="Arial" w:hAnsi="Arial"/>
          <w:sz w:val="22"/>
          <w:szCs w:val="22"/>
        </w:rPr>
        <w:t xml:space="preserve">coding </w:t>
      </w:r>
      <w:r>
        <w:rPr>
          <w:rFonts w:ascii="Arial" w:hAnsi="Arial"/>
          <w:sz w:val="22"/>
          <w:szCs w:val="22"/>
        </w:rPr>
        <w:t xml:space="preserve">genes with similar biological functions and involving in common biological processes </w:t>
      </w:r>
      <w:r w:rsidR="005727A5">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5727A5">
        <w:rPr>
          <w:rFonts w:ascii="Arial" w:hAnsi="Arial"/>
          <w:sz w:val="22"/>
          <w:szCs w:val="22"/>
        </w:rPr>
        <w:fldChar w:fldCharType="separate"/>
      </w:r>
      <w:r w:rsidR="003A4F23">
        <w:rPr>
          <w:rFonts w:ascii="Arial" w:hAnsi="Arial"/>
          <w:noProof/>
          <w:sz w:val="22"/>
          <w:szCs w:val="22"/>
        </w:rPr>
        <w:t>[30]</w:t>
      </w:r>
      <w:r w:rsidR="005727A5">
        <w:rPr>
          <w:rFonts w:ascii="Arial" w:hAnsi="Arial"/>
          <w:sz w:val="22"/>
          <w:szCs w:val="22"/>
        </w:rPr>
        <w:fldChar w:fldCharType="end"/>
      </w:r>
      <w:r>
        <w:rPr>
          <w:rFonts w:ascii="Arial" w:hAnsi="Arial"/>
          <w:sz w:val="22"/>
          <w:szCs w:val="22"/>
        </w:rPr>
        <w:t xml:space="preserve">. </w:t>
      </w:r>
      <w:r w:rsidR="005727A5">
        <w:rPr>
          <w:rFonts w:ascii="Arial" w:hAnsi="Arial"/>
          <w:sz w:val="22"/>
          <w:szCs w:val="22"/>
        </w:rPr>
        <w:t>W</w:t>
      </w:r>
      <w:r>
        <w:rPr>
          <w:rFonts w:ascii="Arial" w:hAnsi="Arial"/>
          <w:sz w:val="22"/>
          <w:szCs w:val="22"/>
        </w:rPr>
        <w:t xml:space="preserve">e </w:t>
      </w:r>
      <w:r w:rsidR="005727A5">
        <w:rPr>
          <w:rFonts w:ascii="Arial" w:hAnsi="Arial"/>
          <w:sz w:val="22"/>
          <w:szCs w:val="22"/>
        </w:rPr>
        <w:t>further</w:t>
      </w:r>
      <w:r>
        <w:rPr>
          <w:rFonts w:ascii="Arial" w:hAnsi="Arial"/>
          <w:sz w:val="22"/>
          <w:szCs w:val="22"/>
        </w:rPr>
        <w:t xml:space="preserve"> </w:t>
      </w:r>
      <w:r w:rsidR="005727A5">
        <w:rPr>
          <w:rFonts w:ascii="Arial" w:hAnsi="Arial"/>
          <w:sz w:val="22"/>
          <w:szCs w:val="22"/>
        </w:rPr>
        <w:t>demonstrated</w:t>
      </w:r>
      <w:r>
        <w:rPr>
          <w:rFonts w:ascii="Arial" w:hAnsi="Arial"/>
          <w:sz w:val="22"/>
          <w:szCs w:val="22"/>
        </w:rPr>
        <w:t xml:space="preserve"> significant enrichment of </w:t>
      </w:r>
      <w:r w:rsidR="007D6393" w:rsidRPr="006F1FD7">
        <w:rPr>
          <w:rFonts w:ascii="Arial" w:hAnsi="Arial"/>
          <w:noProof/>
          <w:sz w:val="22"/>
          <w:szCs w:val="22"/>
        </w:rPr>
        <w:t>s</w:t>
      </w:r>
      <w:r w:rsidR="003B3B8C">
        <w:rPr>
          <w:rFonts w:ascii="Arial" w:hAnsi="Arial"/>
          <w:noProof/>
          <w:sz w:val="22"/>
          <w:szCs w:val="22"/>
        </w:rPr>
        <w:t>imilar</w:t>
      </w:r>
      <w:r w:rsidR="007D6393">
        <w:rPr>
          <w:rFonts w:ascii="Arial" w:hAnsi="Arial"/>
          <w:sz w:val="22"/>
          <w:szCs w:val="22"/>
        </w:rPr>
        <w:t xml:space="preserve"> function</w:t>
      </w:r>
      <w:r w:rsidR="003B3B8C">
        <w:rPr>
          <w:rFonts w:ascii="Arial" w:hAnsi="Arial"/>
          <w:sz w:val="22"/>
          <w:szCs w:val="22"/>
        </w:rPr>
        <w:t>s</w:t>
      </w:r>
      <w:r w:rsidR="007D6393">
        <w:rPr>
          <w:rFonts w:ascii="Arial" w:hAnsi="Arial"/>
          <w:sz w:val="22"/>
          <w:szCs w:val="22"/>
        </w:rPr>
        <w:t xml:space="preserve"> </w:t>
      </w:r>
      <w:r w:rsidR="003B3B8C">
        <w:rPr>
          <w:rFonts w:ascii="Arial" w:hAnsi="Arial"/>
          <w:sz w:val="22"/>
          <w:szCs w:val="22"/>
        </w:rPr>
        <w:t xml:space="preserve">and biological processes </w:t>
      </w:r>
      <w:r w:rsidR="007D6393">
        <w:rPr>
          <w:rFonts w:ascii="Arial" w:hAnsi="Arial"/>
          <w:sz w:val="22"/>
          <w:szCs w:val="22"/>
        </w:rPr>
        <w:t>between</w:t>
      </w:r>
      <w:r w:rsidR="003B3B8C">
        <w:rPr>
          <w:rFonts w:ascii="Arial" w:hAnsi="Arial"/>
          <w:sz w:val="22"/>
          <w:szCs w:val="22"/>
        </w:rPr>
        <w:t xml:space="preserve"> </w:t>
      </w:r>
      <w:r w:rsidR="007D6393">
        <w:rPr>
          <w:rFonts w:ascii="Arial" w:hAnsi="Arial"/>
          <w:sz w:val="22"/>
          <w:szCs w:val="22"/>
        </w:rPr>
        <w:t xml:space="preserve">disease genes </w:t>
      </w:r>
      <w:r w:rsidR="003B3B8C">
        <w:rPr>
          <w:rFonts w:ascii="Arial" w:hAnsi="Arial"/>
          <w:sz w:val="22"/>
          <w:szCs w:val="22"/>
        </w:rPr>
        <w:t>of</w:t>
      </w:r>
      <w:r>
        <w:rPr>
          <w:rFonts w:ascii="Arial" w:hAnsi="Arial"/>
          <w:sz w:val="22"/>
          <w:szCs w:val="22"/>
        </w:rPr>
        <w:t xml:space="preserve"> </w:t>
      </w:r>
      <w:r w:rsidR="007D6393">
        <w:rPr>
          <w:rFonts w:ascii="Arial" w:hAnsi="Arial"/>
          <w:sz w:val="22"/>
          <w:szCs w:val="22"/>
        </w:rPr>
        <w:t>comorbid</w:t>
      </w:r>
      <w:r>
        <w:rPr>
          <w:rFonts w:ascii="Arial" w:hAnsi="Arial"/>
          <w:sz w:val="22"/>
          <w:szCs w:val="22"/>
        </w:rPr>
        <w:t xml:space="preserve"> </w:t>
      </w:r>
      <w:r w:rsidR="003B3B8C">
        <w:rPr>
          <w:rFonts w:ascii="Arial" w:hAnsi="Arial"/>
          <w:sz w:val="22"/>
          <w:szCs w:val="22"/>
        </w:rPr>
        <w:t>diseases</w:t>
      </w:r>
      <w:r>
        <w:rPr>
          <w:rFonts w:ascii="Arial" w:hAnsi="Arial"/>
          <w:sz w:val="22"/>
          <w:szCs w:val="22"/>
        </w:rPr>
        <w:t xml:space="preserve"> </w:t>
      </w:r>
      <w:r w:rsidR="007D6393">
        <w:rPr>
          <w:rFonts w:ascii="Arial" w:hAnsi="Arial"/>
          <w:sz w:val="22"/>
          <w:szCs w:val="22"/>
        </w:rPr>
        <w:t>in</w:t>
      </w:r>
      <w:r w:rsidR="005727A5">
        <w:rPr>
          <w:rFonts w:ascii="Arial" w:hAnsi="Arial"/>
          <w:sz w:val="22"/>
          <w:szCs w:val="22"/>
        </w:rPr>
        <w:t xml:space="preserve"> </w:t>
      </w:r>
      <w:r w:rsidR="005727A5" w:rsidRPr="006F1FD7">
        <w:rPr>
          <w:rFonts w:ascii="Arial" w:hAnsi="Arial"/>
          <w:noProof/>
          <w:sz w:val="22"/>
          <w:szCs w:val="22"/>
        </w:rPr>
        <w:t>south</w:t>
      </w:r>
      <w:r w:rsidR="005727A5" w:rsidRPr="00BB14CA">
        <w:rPr>
          <w:rFonts w:ascii="Arial" w:hAnsi="Arial"/>
          <w:sz w:val="22"/>
          <w:szCs w:val="22"/>
        </w:rPr>
        <w:t xml:space="preserve"> California Healthcare Cost and Utilization Project</w:t>
      </w:r>
      <w:r w:rsidR="007D6393">
        <w:rPr>
          <w:rFonts w:ascii="Arial" w:hAnsi="Arial"/>
          <w:sz w:val="22"/>
          <w:szCs w:val="22"/>
        </w:rPr>
        <w:t xml:space="preserve"> </w:t>
      </w:r>
      <w:r w:rsidR="005727A5" w:rsidRPr="00BB14CA">
        <w:rPr>
          <w:rFonts w:ascii="Arial" w:hAnsi="Arial"/>
          <w:sz w:val="22"/>
          <w:szCs w:val="22"/>
        </w:rPr>
        <w:t>(HCUP)</w:t>
      </w:r>
      <w:r w:rsidR="007D6393">
        <w:rPr>
          <w:rFonts w:ascii="Arial" w:hAnsi="Arial"/>
          <w:sz w:val="22"/>
          <w:szCs w:val="22"/>
        </w:rPr>
        <w:t xml:space="preserve"> </w:t>
      </w:r>
      <w:r w:rsidR="003B3B8C">
        <w:rPr>
          <w:rFonts w:ascii="Arial" w:hAnsi="Arial"/>
          <w:sz w:val="22"/>
          <w:szCs w:val="22"/>
        </w:rPr>
        <w:t>E</w:t>
      </w:r>
      <w:r w:rsidR="007D6393">
        <w:rPr>
          <w:rFonts w:ascii="Arial" w:hAnsi="Arial"/>
          <w:sz w:val="22"/>
          <w:szCs w:val="22"/>
        </w:rPr>
        <w:t xml:space="preserve">lectronic </w:t>
      </w:r>
      <w:r w:rsidR="003B3B8C">
        <w:rPr>
          <w:rFonts w:ascii="Arial" w:hAnsi="Arial"/>
          <w:sz w:val="22"/>
          <w:szCs w:val="22"/>
        </w:rPr>
        <w:t>M</w:t>
      </w:r>
      <w:r w:rsidR="007D6393">
        <w:rPr>
          <w:rFonts w:ascii="Arial" w:hAnsi="Arial"/>
          <w:sz w:val="22"/>
          <w:szCs w:val="22"/>
        </w:rPr>
        <w:t xml:space="preserve">edical </w:t>
      </w:r>
      <w:r w:rsidR="003B3B8C">
        <w:rPr>
          <w:rFonts w:ascii="Arial" w:hAnsi="Arial"/>
          <w:sz w:val="22"/>
          <w:szCs w:val="22"/>
        </w:rPr>
        <w:t>R</w:t>
      </w:r>
      <w:r w:rsidR="007D6393">
        <w:rPr>
          <w:rFonts w:ascii="Arial" w:hAnsi="Arial"/>
          <w:sz w:val="22"/>
          <w:szCs w:val="22"/>
        </w:rPr>
        <w:t>ecord (EMR) dataset</w:t>
      </w:r>
      <w:r w:rsidR="005727A5">
        <w:rPr>
          <w:rFonts w:ascii="Arial" w:hAnsi="Arial"/>
          <w:sz w:val="22"/>
          <w:szCs w:val="22"/>
        </w:rPr>
        <w:t xml:space="preserve"> </w:t>
      </w:r>
      <w:r>
        <w:rPr>
          <w:rFonts w:ascii="Arial" w:hAnsi="Arial"/>
          <w:sz w:val="22"/>
          <w:szCs w:val="22"/>
        </w:rPr>
        <w:t xml:space="preserve"> (Fig.</w:t>
      </w:r>
      <w:r w:rsidRPr="00B277D7">
        <w:rPr>
          <w:rFonts w:ascii="Arial" w:hAnsi="Arial"/>
          <w:sz w:val="22"/>
          <w:szCs w:val="22"/>
        </w:rPr>
        <w:t xml:space="preserve"> 3</w:t>
      </w:r>
      <w:r>
        <w:rPr>
          <w:rFonts w:ascii="Arial" w:hAnsi="Arial"/>
          <w:sz w:val="22"/>
          <w:szCs w:val="22"/>
        </w:rPr>
        <w:t>). Since</w:t>
      </w:r>
      <w:r w:rsidR="006B4462">
        <w:rPr>
          <w:rFonts w:ascii="Arial" w:hAnsi="Arial"/>
          <w:sz w:val="22"/>
          <w:szCs w:val="22"/>
        </w:rPr>
        <w:t xml:space="preserve"> disease genes only </w:t>
      </w:r>
      <w:r w:rsidR="0032315B">
        <w:rPr>
          <w:rFonts w:ascii="Arial" w:hAnsi="Arial"/>
          <w:sz w:val="22"/>
          <w:szCs w:val="22"/>
        </w:rPr>
        <w:t>correspond</w:t>
      </w:r>
      <w:r w:rsidR="006B4462">
        <w:rPr>
          <w:rFonts w:ascii="Arial" w:hAnsi="Arial"/>
          <w:sz w:val="22"/>
          <w:szCs w:val="22"/>
        </w:rPr>
        <w:t xml:space="preserve"> to</w:t>
      </w:r>
      <w:r>
        <w:rPr>
          <w:rFonts w:ascii="Arial" w:hAnsi="Arial"/>
          <w:sz w:val="22"/>
          <w:szCs w:val="22"/>
        </w:rPr>
        <w:t xml:space="preserve"> a small proportion of</w:t>
      </w:r>
      <w:r w:rsidR="006B4462">
        <w:rPr>
          <w:rFonts w:ascii="Arial" w:hAnsi="Arial"/>
          <w:sz w:val="22"/>
          <w:szCs w:val="22"/>
        </w:rPr>
        <w:t xml:space="preserve"> coding</w:t>
      </w:r>
      <w:r>
        <w:rPr>
          <w:rFonts w:ascii="Arial" w:hAnsi="Arial"/>
          <w:sz w:val="22"/>
          <w:szCs w:val="22"/>
        </w:rPr>
        <w:t xml:space="preserve"> SNPs (&lt;5%), we hypothesized that comorbid diseases may have common regulatory underpinnings. Our preliminary results </w:t>
      </w:r>
      <w:r w:rsidR="002B6707">
        <w:rPr>
          <w:rFonts w:ascii="Arial" w:hAnsi="Arial"/>
          <w:sz w:val="22"/>
          <w:szCs w:val="22"/>
        </w:rPr>
        <w:t>unveiled</w:t>
      </w:r>
      <w:r>
        <w:rPr>
          <w:rFonts w:ascii="Arial" w:hAnsi="Arial"/>
          <w:sz w:val="22"/>
          <w:szCs w:val="22"/>
        </w:rPr>
        <w:t xml:space="preserve"> significant enrichment of shared transcription factors binding to </w:t>
      </w:r>
      <w:r w:rsidR="00AE2109">
        <w:rPr>
          <w:rFonts w:ascii="Arial" w:hAnsi="Arial"/>
          <w:sz w:val="22"/>
          <w:szCs w:val="22"/>
        </w:rPr>
        <w:t>the</w:t>
      </w:r>
      <w:r w:rsidR="002B6707">
        <w:rPr>
          <w:rFonts w:ascii="Arial" w:hAnsi="Arial"/>
          <w:sz w:val="22"/>
          <w:szCs w:val="22"/>
        </w:rPr>
        <w:t xml:space="preserve"> susceptible</w:t>
      </w:r>
      <w:r w:rsidR="00AE2109">
        <w:rPr>
          <w:rFonts w:ascii="Arial" w:hAnsi="Arial"/>
          <w:sz w:val="22"/>
          <w:szCs w:val="22"/>
        </w:rPr>
        <w:t xml:space="preserve"> SNP</w:t>
      </w:r>
      <w:r>
        <w:rPr>
          <w:rFonts w:ascii="Arial" w:hAnsi="Arial"/>
          <w:sz w:val="22"/>
          <w:szCs w:val="22"/>
        </w:rPr>
        <w:t xml:space="preserve"> regions </w:t>
      </w:r>
      <w:r w:rsidR="002B6707">
        <w:rPr>
          <w:rFonts w:ascii="Arial" w:hAnsi="Arial"/>
          <w:sz w:val="22"/>
          <w:szCs w:val="22"/>
        </w:rPr>
        <w:t>of</w:t>
      </w:r>
      <w:r w:rsidR="00AE2109">
        <w:rPr>
          <w:rFonts w:ascii="Arial" w:hAnsi="Arial"/>
          <w:sz w:val="22"/>
          <w:szCs w:val="22"/>
        </w:rPr>
        <w:t xml:space="preserve"> </w:t>
      </w:r>
      <w:r>
        <w:rPr>
          <w:rFonts w:ascii="Arial" w:hAnsi="Arial"/>
          <w:sz w:val="22"/>
          <w:szCs w:val="22"/>
        </w:rPr>
        <w:t xml:space="preserve">comorbid diseases </w:t>
      </w:r>
      <w:r w:rsidR="00AE2109">
        <w:rPr>
          <w:rFonts w:ascii="Arial" w:hAnsi="Arial"/>
          <w:sz w:val="22"/>
          <w:szCs w:val="22"/>
        </w:rPr>
        <w:t>via the HCUP and ENCODE datasets</w:t>
      </w:r>
      <w:r>
        <w:rPr>
          <w:rFonts w:ascii="Arial" w:hAnsi="Arial"/>
          <w:sz w:val="22"/>
          <w:szCs w:val="22"/>
        </w:rPr>
        <w:t xml:space="preserve"> (Table </w:t>
      </w:r>
      <w:r w:rsidR="007900CB">
        <w:rPr>
          <w:rFonts w:ascii="Arial" w:hAnsi="Arial"/>
          <w:sz w:val="22"/>
          <w:szCs w:val="22"/>
        </w:rPr>
        <w:t>2</w:t>
      </w:r>
      <w:r>
        <w:rPr>
          <w:rFonts w:ascii="Arial" w:hAnsi="Arial"/>
          <w:sz w:val="22"/>
          <w:szCs w:val="22"/>
        </w:rPr>
        <w:t>; OR=1.2, p=2.2x10</w:t>
      </w:r>
      <w:r w:rsidRPr="00BB14CA">
        <w:rPr>
          <w:rFonts w:ascii="Arial" w:hAnsi="Arial"/>
          <w:sz w:val="22"/>
          <w:szCs w:val="22"/>
          <w:vertAlign w:val="superscript"/>
        </w:rPr>
        <w:t>-9</w:t>
      </w:r>
      <w:r w:rsidR="00AD425C">
        <w:rPr>
          <w:rFonts w:ascii="Arial" w:hAnsi="Arial"/>
          <w:sz w:val="22"/>
          <w:szCs w:val="22"/>
        </w:rPr>
        <w:t>; FET</w:t>
      </w:r>
      <w:r>
        <w:rPr>
          <w:rFonts w:ascii="Arial" w:hAnsi="Arial"/>
          <w:sz w:val="22"/>
          <w:szCs w:val="22"/>
        </w:rPr>
        <w:t xml:space="preserve">). </w:t>
      </w:r>
      <w:r w:rsidRPr="00BB14CA">
        <w:rPr>
          <w:rFonts w:ascii="Arial" w:hAnsi="Arial"/>
          <w:sz w:val="22"/>
          <w:szCs w:val="22"/>
        </w:rPr>
        <w:t xml:space="preserve"> </w:t>
      </w:r>
      <w:r w:rsidRPr="00BB14CA">
        <w:rPr>
          <w:rFonts w:ascii="Arial" w:hAnsi="Arial"/>
          <w:i/>
          <w:sz w:val="22"/>
          <w:szCs w:val="22"/>
        </w:rPr>
        <w:t xml:space="preserve">    </w:t>
      </w:r>
    </w:p>
    <w:tbl>
      <w:tblPr>
        <w:tblStyle w:val="TableGrid"/>
        <w:tblpPr w:leftFromText="180" w:rightFromText="180" w:vertAnchor="text" w:horzAnchor="page" w:tblpX="829" w:tblpY="216"/>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8"/>
        <w:gridCol w:w="2250"/>
        <w:gridCol w:w="2160"/>
      </w:tblGrid>
      <w:tr w:rsidR="006D542E" w:rsidRPr="00276FD2" w14:paraId="5566F417" w14:textId="77777777" w:rsidTr="006D542E">
        <w:tc>
          <w:tcPr>
            <w:tcW w:w="2088" w:type="dxa"/>
            <w:tcBorders>
              <w:bottom w:val="single" w:sz="4" w:space="0" w:color="auto"/>
            </w:tcBorders>
          </w:tcPr>
          <w:p w14:paraId="3BBACCDE" w14:textId="5482A94F" w:rsidR="006D542E" w:rsidRPr="00276FD2" w:rsidRDefault="006D542E" w:rsidP="006D542E">
            <w:pPr>
              <w:rPr>
                <w:rFonts w:ascii="Arial" w:hAnsi="Arial"/>
                <w:sz w:val="20"/>
                <w:szCs w:val="20"/>
              </w:rPr>
            </w:pPr>
            <w:r>
              <w:rPr>
                <w:rFonts w:ascii="Arial" w:hAnsi="Arial"/>
                <w:sz w:val="20"/>
                <w:szCs w:val="20"/>
              </w:rPr>
              <w:t>Disease pairs</w:t>
            </w:r>
          </w:p>
        </w:tc>
        <w:tc>
          <w:tcPr>
            <w:tcW w:w="2250" w:type="dxa"/>
            <w:tcBorders>
              <w:bottom w:val="single" w:sz="4" w:space="0" w:color="auto"/>
            </w:tcBorders>
          </w:tcPr>
          <w:p w14:paraId="08522F7A" w14:textId="0111468B" w:rsidR="006D542E" w:rsidRPr="00276FD2" w:rsidRDefault="006D542E" w:rsidP="006D542E">
            <w:pPr>
              <w:rPr>
                <w:rFonts w:ascii="Arial" w:eastAsia="SimSun" w:hAnsi="Arial"/>
                <w:sz w:val="20"/>
                <w:szCs w:val="20"/>
                <w:lang w:eastAsia="zh-CN"/>
              </w:rPr>
            </w:pPr>
            <w:r w:rsidRPr="00276FD2">
              <w:rPr>
                <w:rFonts w:ascii="Arial" w:hAnsi="Arial"/>
                <w:sz w:val="20"/>
                <w:szCs w:val="20"/>
              </w:rPr>
              <w:t xml:space="preserve">with </w:t>
            </w:r>
            <w:r w:rsidRPr="00276FD2">
              <w:rPr>
                <w:rFonts w:ascii="Arial" w:eastAsia="SimSun" w:hAnsi="Arial" w:hint="eastAsia"/>
                <w:sz w:val="20"/>
                <w:szCs w:val="20"/>
                <w:lang w:eastAsia="zh-CN"/>
              </w:rPr>
              <w:t xml:space="preserve">SNPs binding to </w:t>
            </w:r>
            <w:r w:rsidRPr="00276FD2">
              <w:rPr>
                <w:rFonts w:ascii="Arial" w:hAnsi="Arial"/>
                <w:sz w:val="20"/>
                <w:szCs w:val="20"/>
              </w:rPr>
              <w:t>a same</w:t>
            </w:r>
            <w:r w:rsidRPr="00276FD2">
              <w:rPr>
                <w:rFonts w:ascii="Arial" w:eastAsia="SimSun" w:hAnsi="Arial" w:hint="eastAsia"/>
                <w:sz w:val="20"/>
                <w:szCs w:val="20"/>
                <w:lang w:eastAsia="zh-CN"/>
              </w:rPr>
              <w:t xml:space="preserve"> </w:t>
            </w:r>
            <w:r w:rsidRPr="00276FD2">
              <w:rPr>
                <w:rFonts w:ascii="Arial" w:hAnsi="Arial"/>
                <w:sz w:val="20"/>
                <w:szCs w:val="20"/>
              </w:rPr>
              <w:t>TF</w:t>
            </w:r>
          </w:p>
        </w:tc>
        <w:tc>
          <w:tcPr>
            <w:tcW w:w="2160" w:type="dxa"/>
            <w:tcBorders>
              <w:bottom w:val="single" w:sz="4" w:space="0" w:color="auto"/>
            </w:tcBorders>
          </w:tcPr>
          <w:p w14:paraId="53F41218" w14:textId="0ECBE890" w:rsidR="006D542E" w:rsidRPr="00276FD2" w:rsidRDefault="006D542E" w:rsidP="006D542E">
            <w:pPr>
              <w:tabs>
                <w:tab w:val="left" w:pos="2223"/>
              </w:tabs>
              <w:rPr>
                <w:rFonts w:ascii="Arial" w:eastAsia="SimSun" w:hAnsi="Arial"/>
                <w:sz w:val="20"/>
                <w:szCs w:val="20"/>
                <w:lang w:eastAsia="zh-CN"/>
              </w:rPr>
            </w:pPr>
            <w:r w:rsidRPr="00276FD2">
              <w:rPr>
                <w:rFonts w:ascii="Arial" w:hAnsi="Arial"/>
                <w:sz w:val="20"/>
                <w:szCs w:val="20"/>
              </w:rPr>
              <w:t xml:space="preserve">without </w:t>
            </w:r>
            <w:r w:rsidRPr="00276FD2">
              <w:rPr>
                <w:rFonts w:ascii="Arial" w:eastAsia="SimSun" w:hAnsi="Arial" w:hint="eastAsia"/>
                <w:sz w:val="20"/>
                <w:szCs w:val="20"/>
                <w:lang w:eastAsia="zh-CN"/>
              </w:rPr>
              <w:t xml:space="preserve">SNPs binding to a </w:t>
            </w:r>
            <w:r w:rsidRPr="00276FD2">
              <w:rPr>
                <w:rFonts w:ascii="Arial" w:hAnsi="Arial"/>
                <w:sz w:val="20"/>
                <w:szCs w:val="20"/>
              </w:rPr>
              <w:t>same TF</w:t>
            </w:r>
          </w:p>
        </w:tc>
      </w:tr>
      <w:tr w:rsidR="006D542E" w:rsidRPr="00276FD2" w14:paraId="1D66F7D3" w14:textId="77777777" w:rsidTr="006D542E">
        <w:tc>
          <w:tcPr>
            <w:tcW w:w="2088" w:type="dxa"/>
            <w:tcBorders>
              <w:bottom w:val="nil"/>
            </w:tcBorders>
          </w:tcPr>
          <w:p w14:paraId="69AEFA3C" w14:textId="13EBB948" w:rsidR="006D542E" w:rsidRPr="00276FD2" w:rsidRDefault="006D542E" w:rsidP="006D542E">
            <w:pPr>
              <w:rPr>
                <w:rFonts w:ascii="Arial" w:hAnsi="Arial"/>
                <w:sz w:val="20"/>
                <w:szCs w:val="20"/>
              </w:rPr>
            </w:pPr>
            <w:r>
              <w:rPr>
                <w:rFonts w:ascii="Arial" w:hAnsi="Arial"/>
                <w:sz w:val="20"/>
                <w:szCs w:val="20"/>
              </w:rPr>
              <w:t>C</w:t>
            </w:r>
            <w:r w:rsidRPr="00276FD2">
              <w:rPr>
                <w:rFonts w:ascii="Arial" w:hAnsi="Arial"/>
                <w:sz w:val="20"/>
                <w:szCs w:val="20"/>
              </w:rPr>
              <w:t>omorb</w:t>
            </w:r>
            <w:r>
              <w:rPr>
                <w:rFonts w:ascii="Arial" w:hAnsi="Arial"/>
                <w:sz w:val="20"/>
                <w:szCs w:val="20"/>
              </w:rPr>
              <w:t>id</w:t>
            </w:r>
            <w:r w:rsidRPr="00276FD2">
              <w:rPr>
                <w:rFonts w:ascii="Arial" w:hAnsi="Arial"/>
                <w:sz w:val="20"/>
                <w:szCs w:val="20"/>
              </w:rPr>
              <w:t xml:space="preserve"> pairs</w:t>
            </w:r>
          </w:p>
        </w:tc>
        <w:tc>
          <w:tcPr>
            <w:tcW w:w="2250" w:type="dxa"/>
            <w:tcBorders>
              <w:bottom w:val="nil"/>
            </w:tcBorders>
          </w:tcPr>
          <w:p w14:paraId="78C2AE81"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6867</w:t>
            </w:r>
          </w:p>
        </w:tc>
        <w:tc>
          <w:tcPr>
            <w:tcW w:w="2160" w:type="dxa"/>
            <w:tcBorders>
              <w:bottom w:val="nil"/>
            </w:tcBorders>
          </w:tcPr>
          <w:p w14:paraId="5FAD7B7B"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2670</w:t>
            </w:r>
          </w:p>
        </w:tc>
      </w:tr>
      <w:tr w:rsidR="006D542E" w:rsidRPr="00276FD2" w14:paraId="6D3EAA92" w14:textId="77777777" w:rsidTr="006D542E">
        <w:tc>
          <w:tcPr>
            <w:tcW w:w="2088" w:type="dxa"/>
            <w:tcBorders>
              <w:top w:val="nil"/>
            </w:tcBorders>
          </w:tcPr>
          <w:p w14:paraId="123E20D6" w14:textId="552FC537" w:rsidR="006D542E" w:rsidRPr="00276FD2" w:rsidRDefault="006D542E" w:rsidP="006D542E">
            <w:pPr>
              <w:rPr>
                <w:rFonts w:ascii="Arial" w:hAnsi="Arial"/>
                <w:sz w:val="20"/>
                <w:szCs w:val="20"/>
              </w:rPr>
            </w:pPr>
            <w:r w:rsidRPr="00276FD2">
              <w:rPr>
                <w:rFonts w:ascii="Arial" w:hAnsi="Arial"/>
                <w:sz w:val="20"/>
                <w:szCs w:val="20"/>
              </w:rPr>
              <w:t>Non</w:t>
            </w:r>
            <w:r>
              <w:rPr>
                <w:rFonts w:ascii="Arial" w:hAnsi="Arial"/>
                <w:sz w:val="20"/>
                <w:szCs w:val="20"/>
              </w:rPr>
              <w:t>-</w:t>
            </w:r>
            <w:r w:rsidRPr="00276FD2">
              <w:rPr>
                <w:rFonts w:ascii="Arial" w:hAnsi="Arial"/>
                <w:sz w:val="20"/>
                <w:szCs w:val="20"/>
              </w:rPr>
              <w:t>comor</w:t>
            </w:r>
            <w:r>
              <w:rPr>
                <w:rFonts w:ascii="Arial" w:hAnsi="Arial"/>
                <w:sz w:val="20"/>
                <w:szCs w:val="20"/>
              </w:rPr>
              <w:t>bid</w:t>
            </w:r>
            <w:r w:rsidRPr="00276FD2">
              <w:rPr>
                <w:rFonts w:ascii="Arial" w:hAnsi="Arial"/>
                <w:sz w:val="20"/>
                <w:szCs w:val="20"/>
              </w:rPr>
              <w:t xml:space="preserve"> pairs</w:t>
            </w:r>
          </w:p>
        </w:tc>
        <w:tc>
          <w:tcPr>
            <w:tcW w:w="2250" w:type="dxa"/>
            <w:tcBorders>
              <w:top w:val="nil"/>
            </w:tcBorders>
          </w:tcPr>
          <w:p w14:paraId="747E7AA5"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5051</w:t>
            </w:r>
          </w:p>
        </w:tc>
        <w:tc>
          <w:tcPr>
            <w:tcW w:w="2160" w:type="dxa"/>
            <w:tcBorders>
              <w:top w:val="nil"/>
            </w:tcBorders>
          </w:tcPr>
          <w:p w14:paraId="33340208"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2395</w:t>
            </w:r>
          </w:p>
        </w:tc>
      </w:tr>
    </w:tbl>
    <w:p w14:paraId="19ACBB4F" w14:textId="343DFCF4" w:rsidR="00C41EB7" w:rsidRPr="00276FD2" w:rsidRDefault="006D542E" w:rsidP="00C41EB7">
      <w:pPr>
        <w:spacing w:before="120"/>
        <w:rPr>
          <w:rFonts w:ascii="Arial" w:hAnsi="Arial"/>
          <w:sz w:val="20"/>
          <w:szCs w:val="20"/>
        </w:rPr>
      </w:pPr>
      <w:r w:rsidRPr="004F7ADE">
        <w:rPr>
          <w:rFonts w:ascii="Arial" w:hAnsi="Arial"/>
          <w:b/>
          <w:sz w:val="20"/>
          <w:szCs w:val="20"/>
        </w:rPr>
        <w:t xml:space="preserve"> </w:t>
      </w:r>
      <w:r w:rsidR="00C41EB7" w:rsidRPr="004F7ADE">
        <w:rPr>
          <w:rFonts w:ascii="Arial" w:hAnsi="Arial"/>
          <w:b/>
          <w:sz w:val="20"/>
          <w:szCs w:val="20"/>
        </w:rPr>
        <w:t xml:space="preserve">Table </w:t>
      </w:r>
      <w:r w:rsidR="00280433">
        <w:rPr>
          <w:rFonts w:ascii="Arial" w:hAnsi="Arial"/>
          <w:b/>
          <w:sz w:val="20"/>
          <w:szCs w:val="20"/>
        </w:rPr>
        <w:t>2</w:t>
      </w:r>
      <w:r w:rsidR="00C41EB7" w:rsidRPr="004F7ADE">
        <w:rPr>
          <w:rFonts w:ascii="Arial" w:hAnsi="Arial"/>
          <w:b/>
          <w:sz w:val="20"/>
          <w:szCs w:val="20"/>
        </w:rPr>
        <w:t>. Enrichment of same transcription factors (TF)</w:t>
      </w:r>
      <w:r w:rsidR="00DF6787">
        <w:rPr>
          <w:rFonts w:ascii="Arial" w:hAnsi="Arial"/>
          <w:b/>
          <w:sz w:val="20"/>
          <w:szCs w:val="20"/>
        </w:rPr>
        <w:t xml:space="preserve"> binding</w:t>
      </w:r>
      <w:r w:rsidR="00C41EB7" w:rsidRPr="004F7ADE">
        <w:rPr>
          <w:rFonts w:ascii="Arial" w:hAnsi="Arial"/>
          <w:b/>
          <w:sz w:val="20"/>
          <w:szCs w:val="20"/>
        </w:rPr>
        <w:t xml:space="preserve"> </w:t>
      </w:r>
      <w:r w:rsidR="001B0DCF">
        <w:rPr>
          <w:rFonts w:ascii="Arial" w:hAnsi="Arial"/>
          <w:b/>
          <w:sz w:val="20"/>
          <w:szCs w:val="20"/>
        </w:rPr>
        <w:t>to</w:t>
      </w:r>
      <w:r w:rsidR="00DF6787">
        <w:rPr>
          <w:rFonts w:ascii="Arial" w:hAnsi="Arial"/>
          <w:b/>
          <w:sz w:val="20"/>
          <w:szCs w:val="20"/>
        </w:rPr>
        <w:t xml:space="preserve"> SNPs associated with</w:t>
      </w:r>
      <w:r w:rsidR="00C41EB7" w:rsidRPr="004F7ADE">
        <w:rPr>
          <w:rFonts w:ascii="Arial" w:hAnsi="Arial"/>
          <w:b/>
          <w:sz w:val="20"/>
          <w:szCs w:val="20"/>
        </w:rPr>
        <w:t xml:space="preserve"> comorbid </w:t>
      </w:r>
      <w:r w:rsidR="00C41EB7" w:rsidRPr="006F1FD7">
        <w:rPr>
          <w:rFonts w:ascii="Arial" w:hAnsi="Arial"/>
          <w:b/>
          <w:noProof/>
          <w:sz w:val="20"/>
          <w:szCs w:val="20"/>
        </w:rPr>
        <w:t>disease</w:t>
      </w:r>
      <w:r w:rsidR="005F54F7">
        <w:rPr>
          <w:rFonts w:ascii="Arial" w:hAnsi="Arial"/>
          <w:b/>
          <w:noProof/>
          <w:sz w:val="20"/>
          <w:szCs w:val="20"/>
        </w:rPr>
        <w:t xml:space="preserve"> pairs</w:t>
      </w:r>
      <w:r w:rsidR="00C41EB7" w:rsidRPr="004F7ADE">
        <w:rPr>
          <w:rFonts w:ascii="Arial" w:hAnsi="Arial"/>
          <w:b/>
          <w:sz w:val="20"/>
          <w:szCs w:val="20"/>
        </w:rPr>
        <w:t xml:space="preserve"> unveiled by ENCODE Chip-</w:t>
      </w:r>
      <w:proofErr w:type="spellStart"/>
      <w:r w:rsidR="00C41EB7" w:rsidRPr="004F7ADE">
        <w:rPr>
          <w:rFonts w:ascii="Arial" w:hAnsi="Arial"/>
          <w:b/>
          <w:sz w:val="20"/>
          <w:szCs w:val="20"/>
        </w:rPr>
        <w:t>seq</w:t>
      </w:r>
      <w:proofErr w:type="spellEnd"/>
      <w:r w:rsidR="00C41EB7" w:rsidRPr="004F7ADE">
        <w:rPr>
          <w:rFonts w:ascii="Arial" w:hAnsi="Arial"/>
          <w:b/>
          <w:sz w:val="20"/>
          <w:szCs w:val="20"/>
        </w:rPr>
        <w:t xml:space="preserve"> and electronic medical record datasets</w:t>
      </w:r>
      <w:r w:rsidR="00C41EB7" w:rsidRPr="00276FD2">
        <w:rPr>
          <w:rFonts w:ascii="Arial" w:hAnsi="Arial"/>
          <w:sz w:val="20"/>
          <w:szCs w:val="20"/>
        </w:rPr>
        <w:t xml:space="preserve">. </w:t>
      </w:r>
      <w:r w:rsidR="00C41EB7">
        <w:rPr>
          <w:rFonts w:ascii="Arial" w:hAnsi="Arial"/>
          <w:sz w:val="20"/>
          <w:szCs w:val="20"/>
        </w:rPr>
        <w:t xml:space="preserve">We mapped </w:t>
      </w:r>
      <w:r w:rsidR="00C41EB7" w:rsidRPr="004F7ADE">
        <w:rPr>
          <w:rFonts w:ascii="Arial" w:hAnsi="Arial"/>
          <w:sz w:val="20"/>
          <w:szCs w:val="20"/>
          <w:highlight w:val="yellow"/>
        </w:rPr>
        <w:t>185</w:t>
      </w:r>
      <w:r w:rsidR="00C41EB7">
        <w:rPr>
          <w:rFonts w:ascii="Arial" w:hAnsi="Arial"/>
          <w:sz w:val="20"/>
          <w:szCs w:val="20"/>
        </w:rPr>
        <w:t xml:space="preserve"> </w:t>
      </w:r>
      <w:r w:rsidR="00C41EB7" w:rsidRPr="006F1FD7">
        <w:rPr>
          <w:rFonts w:ascii="Arial" w:hAnsi="Arial"/>
          <w:noProof/>
          <w:sz w:val="20"/>
          <w:szCs w:val="20"/>
        </w:rPr>
        <w:t>diseases</w:t>
      </w:r>
      <w:r w:rsidR="00C41EB7">
        <w:rPr>
          <w:rFonts w:ascii="Arial" w:hAnsi="Arial"/>
          <w:sz w:val="20"/>
          <w:szCs w:val="20"/>
        </w:rPr>
        <w:t xml:space="preserve"> </w:t>
      </w:r>
      <w:r w:rsidR="007D6393">
        <w:rPr>
          <w:rFonts w:ascii="Arial" w:hAnsi="Arial" w:hint="eastAsia"/>
          <w:sz w:val="20"/>
          <w:szCs w:val="20"/>
          <w:lang w:eastAsia="zh-CN"/>
        </w:rPr>
        <w:t>to</w:t>
      </w:r>
      <w:r w:rsidR="00C41EB7">
        <w:rPr>
          <w:rFonts w:ascii="Arial" w:hAnsi="Arial"/>
          <w:sz w:val="20"/>
          <w:szCs w:val="20"/>
        </w:rPr>
        <w:t xml:space="preserve"> ICD-9-CM codes and checked every </w:t>
      </w:r>
      <w:r w:rsidR="00C41EB7" w:rsidRPr="006F1FD7">
        <w:rPr>
          <w:rFonts w:ascii="Arial" w:hAnsi="Arial"/>
          <w:noProof/>
          <w:sz w:val="20"/>
          <w:szCs w:val="20"/>
        </w:rPr>
        <w:t>pair</w:t>
      </w:r>
      <w:r w:rsidR="00C41EB7">
        <w:rPr>
          <w:rFonts w:ascii="Arial" w:hAnsi="Arial"/>
          <w:sz w:val="20"/>
          <w:szCs w:val="20"/>
        </w:rPr>
        <w:t xml:space="preserve"> of diseases whether they </w:t>
      </w:r>
      <w:r w:rsidR="007D6393">
        <w:rPr>
          <w:rFonts w:ascii="Arial" w:hAnsi="Arial"/>
          <w:sz w:val="20"/>
          <w:szCs w:val="20"/>
        </w:rPr>
        <w:t xml:space="preserve">are </w:t>
      </w:r>
      <w:r w:rsidR="00C41EB7">
        <w:rPr>
          <w:rFonts w:ascii="Arial" w:hAnsi="Arial"/>
          <w:sz w:val="20"/>
          <w:szCs w:val="20"/>
        </w:rPr>
        <w:t>associated</w:t>
      </w:r>
      <w:r w:rsidR="001B0DCF">
        <w:rPr>
          <w:rFonts w:ascii="Arial" w:hAnsi="Arial"/>
          <w:sz w:val="20"/>
          <w:szCs w:val="20"/>
        </w:rPr>
        <w:t xml:space="preserve"> with</w:t>
      </w:r>
      <w:r w:rsidR="007D6393">
        <w:rPr>
          <w:rFonts w:ascii="Arial" w:hAnsi="Arial"/>
          <w:sz w:val="20"/>
          <w:szCs w:val="20"/>
        </w:rPr>
        <w:t xml:space="preserve"> some</w:t>
      </w:r>
      <w:r w:rsidR="00C41EB7">
        <w:rPr>
          <w:rFonts w:ascii="Arial" w:hAnsi="Arial"/>
          <w:sz w:val="20"/>
          <w:szCs w:val="20"/>
        </w:rPr>
        <w:t xml:space="preserve"> SNPs binding to the same </w:t>
      </w:r>
      <w:r w:rsidR="00C41EB7" w:rsidRPr="006F1FD7">
        <w:rPr>
          <w:rFonts w:ascii="Arial" w:hAnsi="Arial"/>
          <w:noProof/>
          <w:sz w:val="20"/>
          <w:szCs w:val="20"/>
        </w:rPr>
        <w:t>TF,</w:t>
      </w:r>
      <w:r w:rsidR="00C41EB7">
        <w:rPr>
          <w:rFonts w:ascii="Arial" w:hAnsi="Arial"/>
          <w:sz w:val="20"/>
          <w:szCs w:val="20"/>
        </w:rPr>
        <w:t xml:space="preserve"> and whether they are significantly comorbid in </w:t>
      </w:r>
      <w:r w:rsidR="00C41EB7" w:rsidRPr="006F1FD7">
        <w:rPr>
          <w:rFonts w:ascii="Arial" w:hAnsi="Arial"/>
          <w:noProof/>
          <w:sz w:val="20"/>
          <w:szCs w:val="20"/>
        </w:rPr>
        <w:t>south</w:t>
      </w:r>
      <w:r w:rsidR="00C41EB7">
        <w:rPr>
          <w:rFonts w:ascii="Arial" w:hAnsi="Arial"/>
          <w:sz w:val="20"/>
          <w:szCs w:val="20"/>
        </w:rPr>
        <w:t xml:space="preserve"> California HCUP dataset </w:t>
      </w:r>
      <w:r w:rsidR="00AD425C">
        <w:rPr>
          <w:rFonts w:ascii="Arial" w:hAnsi="Arial"/>
          <w:sz w:val="20"/>
          <w:szCs w:val="20"/>
        </w:rPr>
        <w:t>in</w:t>
      </w:r>
      <w:r w:rsidR="00C41EB7">
        <w:rPr>
          <w:rFonts w:ascii="Arial" w:hAnsi="Arial"/>
          <w:sz w:val="20"/>
          <w:szCs w:val="20"/>
        </w:rPr>
        <w:t xml:space="preserve"> 2011 (Comorbid odds ratio&gt;1.5 and FDR &lt;0.05</w:t>
      </w:r>
      <w:r w:rsidR="00AD425C">
        <w:rPr>
          <w:rFonts w:ascii="Arial" w:hAnsi="Arial"/>
          <w:sz w:val="20"/>
          <w:szCs w:val="20"/>
        </w:rPr>
        <w:t>; FET</w:t>
      </w:r>
      <w:r w:rsidR="00C41EB7">
        <w:rPr>
          <w:rFonts w:ascii="Arial" w:hAnsi="Arial"/>
          <w:sz w:val="20"/>
          <w:szCs w:val="20"/>
        </w:rPr>
        <w:t>). Th</w:t>
      </w:r>
      <w:r w:rsidR="00AD425C">
        <w:rPr>
          <w:rFonts w:ascii="Arial" w:hAnsi="Arial"/>
          <w:noProof/>
          <w:sz w:val="20"/>
          <w:szCs w:val="20"/>
        </w:rPr>
        <w:t>is</w:t>
      </w:r>
      <w:r w:rsidR="00C41EB7">
        <w:rPr>
          <w:rFonts w:ascii="Arial" w:hAnsi="Arial"/>
          <w:sz w:val="20"/>
          <w:szCs w:val="20"/>
        </w:rPr>
        <w:t xml:space="preserve"> study unveiled significant enrichment between common TF binding </w:t>
      </w:r>
      <w:r w:rsidR="00AD425C">
        <w:rPr>
          <w:rFonts w:ascii="Arial" w:hAnsi="Arial"/>
          <w:sz w:val="20"/>
          <w:szCs w:val="20"/>
        </w:rPr>
        <w:t>to</w:t>
      </w:r>
      <w:r w:rsidR="00C41EB7">
        <w:rPr>
          <w:rFonts w:ascii="Arial" w:hAnsi="Arial"/>
          <w:sz w:val="20"/>
          <w:szCs w:val="20"/>
        </w:rPr>
        <w:t xml:space="preserve"> disease SNP</w:t>
      </w:r>
      <w:r w:rsidR="00AD425C">
        <w:rPr>
          <w:rFonts w:ascii="Arial" w:hAnsi="Arial"/>
          <w:sz w:val="20"/>
          <w:szCs w:val="20"/>
        </w:rPr>
        <w:t xml:space="preserve"> region</w:t>
      </w:r>
      <w:r w:rsidR="00C41EB7">
        <w:rPr>
          <w:rFonts w:ascii="Arial" w:hAnsi="Arial"/>
          <w:sz w:val="20"/>
          <w:szCs w:val="20"/>
        </w:rPr>
        <w:t>s and disease comorbidity (OR=1.2, p=2.2x</w:t>
      </w:r>
      <w:r w:rsidR="00C41EB7">
        <w:rPr>
          <w:rFonts w:ascii="Arial" w:eastAsia="SimSun" w:hAnsi="Arial" w:hint="eastAsia"/>
          <w:sz w:val="22"/>
          <w:szCs w:val="22"/>
          <w:lang w:eastAsia="zh-CN"/>
        </w:rPr>
        <w:t>10</w:t>
      </w:r>
      <w:r w:rsidR="00C41EB7">
        <w:rPr>
          <w:rFonts w:ascii="Arial" w:eastAsia="SimSun" w:hAnsi="Arial" w:hint="eastAsia"/>
          <w:sz w:val="22"/>
          <w:szCs w:val="22"/>
          <w:vertAlign w:val="superscript"/>
          <w:lang w:eastAsia="zh-CN"/>
        </w:rPr>
        <w:t>-9</w:t>
      </w:r>
      <w:r w:rsidR="00C41EB7">
        <w:rPr>
          <w:rFonts w:ascii="Arial" w:hAnsi="Arial"/>
          <w:sz w:val="20"/>
          <w:szCs w:val="20"/>
        </w:rPr>
        <w:t xml:space="preserve">; Fisher’s </w:t>
      </w:r>
      <w:r w:rsidR="00C41EB7" w:rsidRPr="006F1FD7">
        <w:rPr>
          <w:rFonts w:ascii="Arial" w:hAnsi="Arial"/>
          <w:noProof/>
          <w:sz w:val="20"/>
          <w:szCs w:val="20"/>
        </w:rPr>
        <w:t>exact</w:t>
      </w:r>
      <w:r w:rsidR="00C41EB7">
        <w:rPr>
          <w:rFonts w:ascii="Arial" w:hAnsi="Arial"/>
          <w:sz w:val="20"/>
          <w:szCs w:val="20"/>
        </w:rPr>
        <w:t xml:space="preserve"> Test). </w:t>
      </w:r>
    </w:p>
    <w:p w14:paraId="3330A8E7" w14:textId="77777777" w:rsidR="00C41EB7" w:rsidRDefault="00C41EB7" w:rsidP="00C41EB7">
      <w:pPr>
        <w:spacing w:before="400"/>
        <w:contextualSpacing/>
        <w:rPr>
          <w:rFonts w:ascii="Arial" w:hAnsi="Arial" w:cs="Arial"/>
          <w:i/>
          <w:sz w:val="22"/>
          <w:szCs w:val="22"/>
        </w:rPr>
      </w:pPr>
    </w:p>
    <w:p w14:paraId="7D3F7C48" w14:textId="77777777" w:rsidR="00C41EB7" w:rsidRDefault="00C41EB7" w:rsidP="00746F7D">
      <w:pPr>
        <w:keepNext/>
        <w:spacing w:before="200"/>
        <w:rPr>
          <w:rFonts w:ascii="Arial" w:hAnsi="Arial" w:cs="Arial"/>
          <w:i/>
          <w:sz w:val="22"/>
          <w:szCs w:val="22"/>
        </w:rPr>
      </w:pPr>
      <w:r w:rsidRPr="002D5A66">
        <w:rPr>
          <w:rFonts w:ascii="Arial" w:hAnsi="Arial" w:cs="Arial"/>
          <w:i/>
          <w:sz w:val="22"/>
          <w:szCs w:val="22"/>
        </w:rPr>
        <w:t>Approach</w:t>
      </w:r>
      <w:r>
        <w:rPr>
          <w:rFonts w:ascii="Arial" w:hAnsi="Arial" w:cs="Arial"/>
          <w:i/>
          <w:sz w:val="22"/>
          <w:szCs w:val="22"/>
        </w:rPr>
        <w:t xml:space="preserve">: </w:t>
      </w:r>
    </w:p>
    <w:p w14:paraId="078FD52A" w14:textId="2596D17D" w:rsidR="00C41EB7" w:rsidRDefault="00C41EB7" w:rsidP="00C41EB7">
      <w:pPr>
        <w:rPr>
          <w:rFonts w:ascii="Arial" w:hAnsi="Arial" w:cs="Arial"/>
          <w:sz w:val="22"/>
          <w:szCs w:val="22"/>
        </w:rPr>
      </w:pPr>
      <w:r>
        <w:rPr>
          <w:rFonts w:ascii="Arial" w:hAnsi="Arial" w:cs="Arial"/>
          <w:sz w:val="22"/>
          <w:szCs w:val="22"/>
        </w:rPr>
        <w:t xml:space="preserve">This aim consists of three parts: the first two are </w:t>
      </w:r>
      <w:r w:rsidRPr="006F1FD7">
        <w:rPr>
          <w:rFonts w:ascii="Arial" w:hAnsi="Arial" w:cs="Arial"/>
          <w:noProof/>
          <w:sz w:val="22"/>
          <w:szCs w:val="22"/>
        </w:rPr>
        <w:t>independent,</w:t>
      </w:r>
      <w:r>
        <w:rPr>
          <w:rFonts w:ascii="Arial" w:hAnsi="Arial" w:cs="Arial"/>
          <w:sz w:val="22"/>
          <w:szCs w:val="22"/>
        </w:rPr>
        <w:t xml:space="preserve"> while the third one is dependent on the first two </w:t>
      </w:r>
      <w:r w:rsidRPr="00DC7681">
        <w:rPr>
          <w:rFonts w:ascii="Arial" w:hAnsi="Arial" w:cs="Arial"/>
          <w:sz w:val="22"/>
          <w:szCs w:val="22"/>
        </w:rPr>
        <w:t>(Fig</w:t>
      </w:r>
      <w:r w:rsidR="00D105ED">
        <w:rPr>
          <w:rFonts w:ascii="Arial" w:hAnsi="Arial" w:cs="Arial"/>
          <w:sz w:val="22"/>
          <w:szCs w:val="22"/>
        </w:rPr>
        <w:t>.</w:t>
      </w:r>
      <w:r w:rsidRPr="00DC7681">
        <w:rPr>
          <w:rFonts w:ascii="Arial" w:hAnsi="Arial" w:cs="Arial"/>
          <w:sz w:val="22"/>
          <w:szCs w:val="22"/>
        </w:rPr>
        <w:t xml:space="preserve"> 4).</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96"/>
        <w:gridCol w:w="3204"/>
      </w:tblGrid>
      <w:tr w:rsidR="00C41EB7" w14:paraId="12C9B20C" w14:textId="77777777" w:rsidTr="006E72B5">
        <w:tc>
          <w:tcPr>
            <w:tcW w:w="5508" w:type="dxa"/>
          </w:tcPr>
          <w:p w14:paraId="33F15B3D" w14:textId="7307A98F" w:rsidR="00C41EB7" w:rsidRDefault="0055729F" w:rsidP="006E72B5">
            <w:pPr>
              <w:rPr>
                <w:rFonts w:ascii="Arial" w:hAnsi="Arial" w:cs="Arial"/>
                <w:sz w:val="22"/>
                <w:szCs w:val="22"/>
              </w:rPr>
            </w:pPr>
            <w:r w:rsidRPr="00280433">
              <w:rPr>
                <w:rFonts w:ascii="Arial" w:hAnsi="Arial" w:cs="Arial"/>
                <w:noProof/>
                <w:sz w:val="22"/>
                <w:szCs w:val="22"/>
              </w:rPr>
              <w:drawing>
                <wp:inline distT="0" distB="0" distL="0" distR="0" wp14:anchorId="1CFBBF2B" wp14:editId="52750C18">
                  <wp:extent cx="4686300" cy="2869745"/>
                  <wp:effectExtent l="0" t="0" r="0" b="0"/>
                  <wp:docPr id="9" name="Picture 9" descr="Macintosh HD:Users:haiquan:Dropbox:study:IMB521:write up:figures:aim2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quan:Dropbox:study:IMB521:write up:figures:aim2_flow.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869745"/>
                          </a:xfrm>
                          <a:prstGeom prst="rect">
                            <a:avLst/>
                          </a:prstGeom>
                          <a:noFill/>
                          <a:ln>
                            <a:noFill/>
                          </a:ln>
                        </pic:spPr>
                      </pic:pic>
                    </a:graphicData>
                  </a:graphic>
                </wp:inline>
              </w:drawing>
            </w:r>
          </w:p>
        </w:tc>
        <w:tc>
          <w:tcPr>
            <w:tcW w:w="5508" w:type="dxa"/>
          </w:tcPr>
          <w:p w14:paraId="4D4608BA" w14:textId="50A3EB35" w:rsidR="00C41EB7" w:rsidRDefault="00C41EB7" w:rsidP="00AF49C0">
            <w:pPr>
              <w:rPr>
                <w:rFonts w:ascii="Arial" w:hAnsi="Arial" w:cs="Arial"/>
                <w:sz w:val="22"/>
                <w:szCs w:val="22"/>
              </w:rPr>
            </w:pPr>
            <w:r w:rsidRPr="00DC7681">
              <w:rPr>
                <w:rFonts w:ascii="Arial" w:hAnsi="Arial" w:cs="Arial"/>
                <w:b/>
                <w:sz w:val="22"/>
                <w:szCs w:val="22"/>
              </w:rPr>
              <w:t>Figure 4: Processing flow of Aim 2</w:t>
            </w:r>
            <w:r>
              <w:rPr>
                <w:rFonts w:ascii="Arial" w:hAnsi="Arial" w:cs="Arial"/>
                <w:sz w:val="22"/>
                <w:szCs w:val="22"/>
              </w:rPr>
              <w:t xml:space="preserve">. SA 2.1 and SA 2.2 use </w:t>
            </w:r>
            <w:r w:rsidR="00266171">
              <w:rPr>
                <w:rFonts w:ascii="Arial" w:hAnsi="Arial" w:cs="Arial"/>
                <w:sz w:val="22"/>
                <w:szCs w:val="22"/>
              </w:rPr>
              <w:t>distinct strategies in quantify</w:t>
            </w:r>
            <w:r w:rsidR="00CD058B">
              <w:rPr>
                <w:rFonts w:ascii="Arial" w:hAnsi="Arial" w:cs="Arial"/>
                <w:sz w:val="22"/>
                <w:szCs w:val="22"/>
              </w:rPr>
              <w:t>ing</w:t>
            </w:r>
            <w:r w:rsidR="00266171">
              <w:rPr>
                <w:rFonts w:ascii="Arial" w:hAnsi="Arial" w:cs="Arial"/>
                <w:sz w:val="22"/>
                <w:szCs w:val="22"/>
              </w:rPr>
              <w:t xml:space="preserve"> disease similarity but have </w:t>
            </w:r>
            <w:r>
              <w:rPr>
                <w:rFonts w:ascii="Arial" w:hAnsi="Arial" w:cs="Arial"/>
                <w:sz w:val="22"/>
                <w:szCs w:val="22"/>
              </w:rPr>
              <w:t xml:space="preserve">similar strategy for empirical statistical analysis and internal validation by HCUP and Banner-University EMR datasets. </w:t>
            </w:r>
            <w:r w:rsidR="00AF49C0">
              <w:rPr>
                <w:rFonts w:ascii="Arial" w:hAnsi="Arial" w:cs="Arial"/>
                <w:sz w:val="22"/>
                <w:szCs w:val="22"/>
              </w:rPr>
              <w:t>They</w:t>
            </w:r>
            <w:r>
              <w:rPr>
                <w:rFonts w:ascii="Arial" w:hAnsi="Arial" w:cs="Arial"/>
                <w:sz w:val="22"/>
                <w:szCs w:val="22"/>
              </w:rPr>
              <w:t xml:space="preserve"> </w:t>
            </w:r>
            <w:r w:rsidR="00AF49C0">
              <w:rPr>
                <w:rFonts w:ascii="Arial" w:hAnsi="Arial" w:cs="Arial"/>
                <w:sz w:val="22"/>
                <w:szCs w:val="22"/>
              </w:rPr>
              <w:t xml:space="preserve">also </w:t>
            </w:r>
            <w:r>
              <w:rPr>
                <w:rFonts w:ascii="Arial" w:hAnsi="Arial" w:cs="Arial"/>
                <w:sz w:val="22"/>
                <w:szCs w:val="22"/>
              </w:rPr>
              <w:t xml:space="preserve">share similar </w:t>
            </w:r>
            <w:r w:rsidR="00AF49C0">
              <w:rPr>
                <w:rFonts w:ascii="Arial" w:hAnsi="Arial" w:cs="Arial"/>
                <w:sz w:val="22"/>
                <w:szCs w:val="22"/>
              </w:rPr>
              <w:t xml:space="preserve">genetic validation </w:t>
            </w:r>
            <w:r>
              <w:rPr>
                <w:rFonts w:ascii="Arial" w:hAnsi="Arial" w:cs="Arial"/>
                <w:sz w:val="22"/>
                <w:szCs w:val="22"/>
              </w:rPr>
              <w:t xml:space="preserve">strategy </w:t>
            </w:r>
            <w:r w:rsidR="00AF49C0">
              <w:rPr>
                <w:rFonts w:ascii="Arial" w:hAnsi="Arial" w:cs="Arial"/>
                <w:sz w:val="22"/>
                <w:szCs w:val="22"/>
              </w:rPr>
              <w:t>using</w:t>
            </w:r>
            <w:r>
              <w:rPr>
                <w:rFonts w:ascii="Arial" w:hAnsi="Arial" w:cs="Arial"/>
                <w:sz w:val="22"/>
                <w:szCs w:val="22"/>
              </w:rPr>
              <w:t xml:space="preserve"> </w:t>
            </w:r>
            <w:r w:rsidR="00CD058B">
              <w:rPr>
                <w:rFonts w:ascii="Arial" w:hAnsi="Arial" w:cs="Arial"/>
                <w:sz w:val="22"/>
                <w:szCs w:val="22"/>
              </w:rPr>
              <w:t xml:space="preserve">the </w:t>
            </w:r>
            <w:r>
              <w:rPr>
                <w:rFonts w:ascii="Arial" w:hAnsi="Arial" w:cs="Arial"/>
                <w:sz w:val="22"/>
                <w:szCs w:val="22"/>
              </w:rPr>
              <w:t xml:space="preserve">patient level EMRGE dataset.  </w:t>
            </w:r>
          </w:p>
        </w:tc>
      </w:tr>
    </w:tbl>
    <w:p w14:paraId="5EC02E1B" w14:textId="7AE71012" w:rsidR="00C41EB7" w:rsidRDefault="00C41EB7" w:rsidP="00C41EB7">
      <w:pPr>
        <w:keepNext/>
        <w:spacing w:before="120"/>
        <w:rPr>
          <w:rFonts w:ascii="Arial" w:hAnsi="Arial" w:cs="Arial"/>
          <w:b/>
          <w:sz w:val="22"/>
          <w:szCs w:val="22"/>
        </w:rPr>
      </w:pPr>
      <w:r w:rsidRPr="00F36559">
        <w:rPr>
          <w:rFonts w:ascii="Arial" w:hAnsi="Arial" w:cs="Arial"/>
          <w:b/>
          <w:sz w:val="22"/>
          <w:szCs w:val="22"/>
          <w:lang w:eastAsia="zh-CN"/>
        </w:rPr>
        <w:t xml:space="preserve">SA </w:t>
      </w:r>
      <w:r>
        <w:rPr>
          <w:rFonts w:ascii="Arial" w:hAnsi="Arial" w:cs="Arial"/>
          <w:b/>
          <w:sz w:val="22"/>
          <w:szCs w:val="22"/>
        </w:rPr>
        <w:t>2</w:t>
      </w:r>
      <w:r w:rsidRPr="00F36559">
        <w:rPr>
          <w:rFonts w:ascii="Arial" w:hAnsi="Arial" w:cs="Arial"/>
          <w:b/>
          <w:sz w:val="22"/>
          <w:szCs w:val="22"/>
        </w:rPr>
        <w:t>.1</w:t>
      </w:r>
      <w:r>
        <w:rPr>
          <w:rFonts w:ascii="Arial" w:hAnsi="Arial" w:cs="Arial"/>
          <w:b/>
          <w:sz w:val="22"/>
          <w:szCs w:val="22"/>
        </w:rPr>
        <w:t xml:space="preserve"> Quantify disease similarity</w:t>
      </w:r>
      <w:r w:rsidRPr="00277C27">
        <w:rPr>
          <w:rFonts w:ascii="Arial" w:hAnsi="Arial" w:cs="Arial"/>
          <w:b/>
          <w:sz w:val="22"/>
          <w:szCs w:val="22"/>
        </w:rPr>
        <w:t xml:space="preserve"> by</w:t>
      </w:r>
      <w:r>
        <w:rPr>
          <w:rFonts w:ascii="Arial" w:hAnsi="Arial" w:cs="Arial"/>
          <w:b/>
          <w:sz w:val="22"/>
          <w:szCs w:val="22"/>
        </w:rPr>
        <w:t xml:space="preserve"> their</w:t>
      </w:r>
      <w:r w:rsidRPr="00277C27">
        <w:rPr>
          <w:rFonts w:ascii="Arial" w:hAnsi="Arial" w:cs="Arial"/>
          <w:b/>
          <w:sz w:val="22"/>
          <w:szCs w:val="22"/>
        </w:rPr>
        <w:t xml:space="preserve"> common regulatory elements in ENCODE</w:t>
      </w:r>
    </w:p>
    <w:p w14:paraId="0DB5A10C" w14:textId="6EFDDF01" w:rsidR="00C41EB7" w:rsidRDefault="00C41EB7" w:rsidP="00C41EB7">
      <w:pPr>
        <w:rPr>
          <w:rFonts w:ascii="Arial" w:hAnsi="Arial" w:cs="Arial"/>
          <w:sz w:val="22"/>
          <w:szCs w:val="22"/>
        </w:rPr>
      </w:pPr>
      <w:r>
        <w:rPr>
          <w:rFonts w:ascii="Arial" w:hAnsi="Arial" w:cs="Arial"/>
          <w:sz w:val="22"/>
          <w:szCs w:val="22"/>
        </w:rPr>
        <w:t xml:space="preserve">This sub aim will quantify </w:t>
      </w:r>
      <w:r w:rsidR="001D115F">
        <w:rPr>
          <w:rFonts w:ascii="Arial" w:hAnsi="Arial" w:cs="Arial"/>
          <w:sz w:val="22"/>
          <w:szCs w:val="22"/>
        </w:rPr>
        <w:t xml:space="preserve">common regulator elements of </w:t>
      </w:r>
      <w:r>
        <w:rPr>
          <w:rFonts w:ascii="Arial" w:hAnsi="Arial" w:cs="Arial"/>
          <w:sz w:val="22"/>
          <w:szCs w:val="22"/>
        </w:rPr>
        <w:t xml:space="preserve">every pair of complex diseases. </w:t>
      </w:r>
      <w:r w:rsidRPr="00196CEC">
        <w:rPr>
          <w:rFonts w:ascii="Arial" w:hAnsi="Arial" w:cs="Arial"/>
          <w:i/>
          <w:noProof/>
          <w:sz w:val="22"/>
          <w:szCs w:val="22"/>
        </w:rPr>
        <w:t>We hypothesize that comorbid diseases are more likely to have common regulatory elements among their associated SNPs</w:t>
      </w:r>
      <w:r w:rsidR="009305B7">
        <w:rPr>
          <w:rFonts w:ascii="Arial" w:hAnsi="Arial" w:cs="Arial"/>
          <w:noProof/>
          <w:sz w:val="22"/>
          <w:szCs w:val="22"/>
        </w:rPr>
        <w:t>.</w:t>
      </w:r>
      <w:r w:rsidRPr="006F1FD7">
        <w:rPr>
          <w:rFonts w:ascii="Arial" w:hAnsi="Arial" w:cs="Arial"/>
          <w:noProof/>
          <w:sz w:val="22"/>
          <w:szCs w:val="22"/>
        </w:rPr>
        <w:t xml:space="preserve"> </w:t>
      </w:r>
      <w:r w:rsidR="009305B7">
        <w:rPr>
          <w:rFonts w:ascii="Arial" w:hAnsi="Arial" w:cs="Arial"/>
          <w:noProof/>
          <w:sz w:val="22"/>
          <w:szCs w:val="22"/>
        </w:rPr>
        <w:t>S</w:t>
      </w:r>
      <w:r w:rsidRPr="006F1FD7">
        <w:rPr>
          <w:rFonts w:ascii="Arial" w:hAnsi="Arial" w:cs="Arial"/>
          <w:noProof/>
          <w:sz w:val="22"/>
          <w:szCs w:val="22"/>
        </w:rPr>
        <w:t>pecifically we will investigate</w:t>
      </w:r>
      <w:r w:rsidR="00A32187">
        <w:rPr>
          <w:rFonts w:ascii="Arial" w:hAnsi="Arial" w:cs="Arial"/>
          <w:noProof/>
          <w:sz w:val="22"/>
          <w:szCs w:val="22"/>
        </w:rPr>
        <w:t xml:space="preserve"> three shared biological mechanisms between </w:t>
      </w:r>
      <w:r w:rsidR="00A32187" w:rsidRPr="006F1FD7">
        <w:rPr>
          <w:rFonts w:ascii="Arial" w:hAnsi="Arial" w:cs="Arial"/>
          <w:noProof/>
          <w:sz w:val="22"/>
          <w:szCs w:val="22"/>
        </w:rPr>
        <w:t>a pair of SNPs associated with the two disease</w:t>
      </w:r>
      <w:r w:rsidR="00A32187">
        <w:rPr>
          <w:rFonts w:ascii="Arial" w:hAnsi="Arial" w:cs="Arial"/>
          <w:noProof/>
          <w:sz w:val="22"/>
          <w:szCs w:val="22"/>
        </w:rPr>
        <w:t xml:space="preserve">s </w:t>
      </w:r>
      <w:r w:rsidR="00A32187" w:rsidRPr="006F1FD7">
        <w:rPr>
          <w:rFonts w:ascii="Arial" w:hAnsi="Arial" w:cs="Arial"/>
          <w:noProof/>
          <w:sz w:val="22"/>
          <w:szCs w:val="22"/>
        </w:rPr>
        <w:t>respectively</w:t>
      </w:r>
      <w:r w:rsidR="00A32187">
        <w:rPr>
          <w:rFonts w:ascii="Arial" w:hAnsi="Arial" w:cs="Arial"/>
          <w:noProof/>
          <w:sz w:val="22"/>
          <w:szCs w:val="22"/>
        </w:rPr>
        <w:t>:</w:t>
      </w:r>
      <w:r w:rsidRPr="006F1FD7">
        <w:rPr>
          <w:rFonts w:ascii="Arial" w:hAnsi="Arial" w:cs="Arial"/>
          <w:noProof/>
          <w:sz w:val="22"/>
          <w:szCs w:val="22"/>
        </w:rPr>
        <w:t xml:space="preserve"> binding to the same TF, binding to interacting TF</w:t>
      </w:r>
      <w:r w:rsidR="00A32187">
        <w:rPr>
          <w:rFonts w:ascii="Arial" w:hAnsi="Arial" w:cs="Arial"/>
          <w:noProof/>
          <w:sz w:val="22"/>
          <w:szCs w:val="22"/>
        </w:rPr>
        <w:t>s</w:t>
      </w:r>
      <w:r w:rsidRPr="006F1FD7">
        <w:rPr>
          <w:rFonts w:ascii="Arial" w:hAnsi="Arial" w:cs="Arial"/>
          <w:noProof/>
          <w:sz w:val="22"/>
          <w:szCs w:val="22"/>
        </w:rPr>
        <w:t xml:space="preserve">, </w:t>
      </w:r>
      <w:r w:rsidR="00A32187">
        <w:rPr>
          <w:rFonts w:ascii="Arial" w:hAnsi="Arial" w:cs="Arial"/>
          <w:noProof/>
          <w:sz w:val="22"/>
          <w:szCs w:val="22"/>
        </w:rPr>
        <w:t>and</w:t>
      </w:r>
      <w:r w:rsidRPr="006F1FD7">
        <w:rPr>
          <w:rFonts w:ascii="Arial" w:hAnsi="Arial" w:cs="Arial"/>
          <w:noProof/>
          <w:sz w:val="22"/>
          <w:szCs w:val="22"/>
        </w:rPr>
        <w:t xml:space="preserve"> locating in the anchor regions of a long range chromatin interaction (looping).</w:t>
      </w:r>
      <w:r>
        <w:rPr>
          <w:rFonts w:ascii="Arial" w:hAnsi="Arial" w:cs="Arial"/>
          <w:sz w:val="22"/>
          <w:szCs w:val="22"/>
        </w:rPr>
        <w:t xml:space="preserve"> If both SNPs </w:t>
      </w:r>
      <w:r w:rsidR="00A32187">
        <w:rPr>
          <w:rFonts w:ascii="Arial" w:hAnsi="Arial" w:cs="Arial"/>
          <w:sz w:val="22"/>
          <w:szCs w:val="22"/>
        </w:rPr>
        <w:t>have a functional effect</w:t>
      </w:r>
      <w:r>
        <w:rPr>
          <w:rFonts w:ascii="Arial" w:hAnsi="Arial" w:cs="Arial"/>
          <w:sz w:val="22"/>
          <w:szCs w:val="22"/>
        </w:rPr>
        <w:t>, they are likely to perturb the binding affinity of the same</w:t>
      </w:r>
      <w:r w:rsidR="00A32187">
        <w:rPr>
          <w:rFonts w:ascii="Arial" w:hAnsi="Arial" w:cs="Arial"/>
          <w:sz w:val="22"/>
          <w:szCs w:val="22"/>
        </w:rPr>
        <w:t xml:space="preserve"> TF or</w:t>
      </w:r>
      <w:r>
        <w:rPr>
          <w:rFonts w:ascii="Arial" w:hAnsi="Arial" w:cs="Arial"/>
          <w:sz w:val="22"/>
          <w:szCs w:val="22"/>
        </w:rPr>
        <w:t xml:space="preserve"> interacting TF</w:t>
      </w:r>
      <w:r w:rsidR="00A32187">
        <w:rPr>
          <w:rFonts w:ascii="Arial" w:hAnsi="Arial" w:cs="Arial"/>
          <w:sz w:val="22"/>
          <w:szCs w:val="22"/>
        </w:rPr>
        <w:t>s</w:t>
      </w:r>
      <w:r>
        <w:rPr>
          <w:rFonts w:ascii="Arial" w:hAnsi="Arial" w:cs="Arial"/>
          <w:sz w:val="22"/>
          <w:szCs w:val="22"/>
        </w:rPr>
        <w:t xml:space="preserve">, or the affinity of chromatin looping. </w:t>
      </w:r>
      <w:r w:rsidR="00A32187">
        <w:rPr>
          <w:rFonts w:ascii="Arial" w:hAnsi="Arial" w:cs="Arial"/>
          <w:sz w:val="22"/>
          <w:szCs w:val="22"/>
        </w:rPr>
        <w:t xml:space="preserve">Due to the shared foundation of the SNP pairs, </w:t>
      </w:r>
      <w:r>
        <w:rPr>
          <w:rFonts w:ascii="Arial" w:hAnsi="Arial" w:cs="Arial"/>
          <w:sz w:val="22"/>
          <w:szCs w:val="22"/>
        </w:rPr>
        <w:t>the perturbation of one disease</w:t>
      </w:r>
      <w:r w:rsidR="00A32187">
        <w:rPr>
          <w:rFonts w:ascii="Arial" w:hAnsi="Arial" w:cs="Arial"/>
          <w:sz w:val="22"/>
          <w:szCs w:val="22"/>
        </w:rPr>
        <w:t xml:space="preserve"> from one SNP</w:t>
      </w:r>
      <w:r>
        <w:rPr>
          <w:rFonts w:ascii="Arial" w:hAnsi="Arial" w:cs="Arial"/>
          <w:sz w:val="22"/>
          <w:szCs w:val="22"/>
        </w:rPr>
        <w:t xml:space="preserve"> implies the </w:t>
      </w:r>
      <w:r w:rsidRPr="006F1FD7">
        <w:rPr>
          <w:rFonts w:ascii="Arial" w:hAnsi="Arial" w:cs="Arial"/>
          <w:noProof/>
          <w:sz w:val="22"/>
          <w:szCs w:val="22"/>
        </w:rPr>
        <w:t>perturbation</w:t>
      </w:r>
      <w:r>
        <w:rPr>
          <w:rFonts w:ascii="Arial" w:hAnsi="Arial" w:cs="Arial"/>
          <w:sz w:val="22"/>
          <w:szCs w:val="22"/>
        </w:rPr>
        <w:t xml:space="preserve"> of the other</w:t>
      </w:r>
      <w:r w:rsidR="00A32187">
        <w:rPr>
          <w:rFonts w:ascii="Arial" w:hAnsi="Arial" w:cs="Arial"/>
          <w:sz w:val="22"/>
          <w:szCs w:val="22"/>
        </w:rPr>
        <w:t xml:space="preserve"> disease of the other SNP in the pair if </w:t>
      </w:r>
      <w:r w:rsidR="001D115F">
        <w:rPr>
          <w:rFonts w:ascii="Arial" w:hAnsi="Arial" w:cs="Arial"/>
          <w:sz w:val="22"/>
          <w:szCs w:val="22"/>
        </w:rPr>
        <w:t>an individual</w:t>
      </w:r>
      <w:r w:rsidR="00A32187">
        <w:rPr>
          <w:rFonts w:ascii="Arial" w:hAnsi="Arial" w:cs="Arial"/>
          <w:sz w:val="22"/>
          <w:szCs w:val="22"/>
        </w:rPr>
        <w:t xml:space="preserve"> ca</w:t>
      </w:r>
      <w:r w:rsidR="001D115F">
        <w:rPr>
          <w:rFonts w:ascii="Arial" w:hAnsi="Arial" w:cs="Arial"/>
          <w:sz w:val="22"/>
          <w:szCs w:val="22"/>
        </w:rPr>
        <w:t>rries</w:t>
      </w:r>
      <w:r w:rsidR="00A32187">
        <w:rPr>
          <w:rFonts w:ascii="Arial" w:hAnsi="Arial" w:cs="Arial"/>
          <w:sz w:val="22"/>
          <w:szCs w:val="22"/>
        </w:rPr>
        <w:t xml:space="preserve"> both risk alleles of the SNP pair</w:t>
      </w:r>
      <w:r>
        <w:rPr>
          <w:rFonts w:ascii="Arial" w:hAnsi="Arial" w:cs="Arial"/>
          <w:sz w:val="22"/>
          <w:szCs w:val="22"/>
        </w:rPr>
        <w:t xml:space="preserve">. Our preliminary results demonstrate the feasibility of this approach. In this sub aim, we will </w:t>
      </w:r>
      <w:r w:rsidR="00A32187">
        <w:rPr>
          <w:rFonts w:ascii="Arial" w:hAnsi="Arial" w:cs="Arial"/>
          <w:sz w:val="22"/>
          <w:szCs w:val="22"/>
        </w:rPr>
        <w:t>quantify</w:t>
      </w:r>
      <w:r>
        <w:rPr>
          <w:rFonts w:ascii="Arial" w:hAnsi="Arial" w:cs="Arial"/>
          <w:sz w:val="22"/>
          <w:szCs w:val="22"/>
        </w:rPr>
        <w:t xml:space="preserve"> </w:t>
      </w:r>
      <w:r w:rsidR="00405C41">
        <w:rPr>
          <w:rFonts w:ascii="Arial" w:hAnsi="Arial" w:cs="Arial"/>
          <w:sz w:val="22"/>
          <w:szCs w:val="22"/>
        </w:rPr>
        <w:t>the</w:t>
      </w:r>
      <w:r>
        <w:rPr>
          <w:rFonts w:ascii="Arial" w:hAnsi="Arial" w:cs="Arial"/>
          <w:sz w:val="22"/>
          <w:szCs w:val="22"/>
        </w:rPr>
        <w:t xml:space="preserve"> common regulatory mechanisms for </w:t>
      </w:r>
      <w:r w:rsidR="00405C41">
        <w:rPr>
          <w:rFonts w:ascii="Arial" w:hAnsi="Arial" w:cs="Arial"/>
          <w:sz w:val="22"/>
          <w:szCs w:val="22"/>
        </w:rPr>
        <w:t xml:space="preserve">each </w:t>
      </w:r>
      <w:r>
        <w:rPr>
          <w:rFonts w:ascii="Arial" w:hAnsi="Arial" w:cs="Arial"/>
          <w:sz w:val="22"/>
          <w:szCs w:val="22"/>
        </w:rPr>
        <w:t>disease</w:t>
      </w:r>
      <w:r w:rsidR="00405C41">
        <w:rPr>
          <w:rFonts w:ascii="Arial" w:hAnsi="Arial" w:cs="Arial"/>
          <w:sz w:val="22"/>
          <w:szCs w:val="22"/>
        </w:rPr>
        <w:t xml:space="preserve"> pair associated with multiple SNPs</w:t>
      </w:r>
      <w:proofErr w:type="gramStart"/>
      <w:r w:rsidR="00405C41">
        <w:rPr>
          <w:rFonts w:ascii="Arial" w:hAnsi="Arial" w:cs="Arial"/>
          <w:sz w:val="22"/>
          <w:szCs w:val="22"/>
        </w:rPr>
        <w:t>,</w:t>
      </w:r>
      <w:r>
        <w:rPr>
          <w:rFonts w:ascii="Arial" w:hAnsi="Arial" w:cs="Arial"/>
          <w:sz w:val="22"/>
          <w:szCs w:val="22"/>
        </w:rPr>
        <w:t xml:space="preserve">  and</w:t>
      </w:r>
      <w:proofErr w:type="gramEnd"/>
      <w:r>
        <w:rPr>
          <w:rFonts w:ascii="Arial" w:hAnsi="Arial" w:cs="Arial"/>
          <w:sz w:val="22"/>
          <w:szCs w:val="22"/>
        </w:rPr>
        <w:t xml:space="preserve"> </w:t>
      </w:r>
      <w:r w:rsidRPr="00077BEB">
        <w:rPr>
          <w:rFonts w:ascii="Arial" w:hAnsi="Arial" w:cs="Arial"/>
          <w:sz w:val="22"/>
          <w:szCs w:val="22"/>
        </w:rPr>
        <w:t>estimate the effects</w:t>
      </w:r>
      <w:r>
        <w:rPr>
          <w:rFonts w:ascii="Arial" w:hAnsi="Arial" w:cs="Arial"/>
          <w:sz w:val="22"/>
          <w:szCs w:val="22"/>
        </w:rPr>
        <w:t xml:space="preserve"> of these regulatory mechanisms</w:t>
      </w:r>
      <w:r w:rsidRPr="00077BEB">
        <w:rPr>
          <w:rFonts w:ascii="Arial" w:hAnsi="Arial" w:cs="Arial"/>
          <w:sz w:val="22"/>
          <w:szCs w:val="22"/>
        </w:rPr>
        <w:t xml:space="preserve"> to </w:t>
      </w:r>
      <w:r w:rsidR="00405C41">
        <w:rPr>
          <w:rFonts w:ascii="Arial" w:hAnsi="Arial" w:cs="Arial"/>
          <w:sz w:val="22"/>
          <w:szCs w:val="22"/>
        </w:rPr>
        <w:t>the disease comorbidity</w:t>
      </w:r>
      <w:r w:rsidRPr="00077BEB">
        <w:rPr>
          <w:rFonts w:ascii="Arial" w:hAnsi="Arial" w:cs="Arial"/>
          <w:sz w:val="22"/>
          <w:szCs w:val="22"/>
        </w:rPr>
        <w:t>.</w:t>
      </w:r>
    </w:p>
    <w:p w14:paraId="0BEFF7AB" w14:textId="7C809142" w:rsidR="00C41EB7" w:rsidRDefault="00980590" w:rsidP="00C41EB7">
      <w:pPr>
        <w:spacing w:before="200"/>
        <w:rPr>
          <w:rFonts w:ascii="Arial" w:hAnsi="Arial" w:cs="Arial"/>
          <w:sz w:val="22"/>
          <w:szCs w:val="22"/>
        </w:rPr>
      </w:pPr>
      <w:r>
        <w:rPr>
          <w:rFonts w:ascii="Arial" w:hAnsi="Arial" w:cs="Arial"/>
          <w:sz w:val="22"/>
          <w:szCs w:val="22"/>
        </w:rPr>
        <w:t>To study the relationship between</w:t>
      </w:r>
      <w:r w:rsidR="00136C73">
        <w:rPr>
          <w:rFonts w:ascii="Arial" w:hAnsi="Arial" w:cs="Arial"/>
          <w:sz w:val="22"/>
          <w:szCs w:val="22"/>
        </w:rPr>
        <w:t xml:space="preserve"> </w:t>
      </w:r>
      <w:r>
        <w:rPr>
          <w:rFonts w:ascii="Arial" w:hAnsi="Arial" w:cs="Arial"/>
          <w:sz w:val="22"/>
          <w:szCs w:val="22"/>
        </w:rPr>
        <w:t>disease</w:t>
      </w:r>
      <w:r w:rsidR="00136C73">
        <w:rPr>
          <w:rFonts w:ascii="Arial" w:hAnsi="Arial" w:cs="Arial"/>
          <w:sz w:val="22"/>
          <w:szCs w:val="22"/>
        </w:rPr>
        <w:t xml:space="preserve"> biological</w:t>
      </w:r>
      <w:r>
        <w:rPr>
          <w:rFonts w:ascii="Arial" w:hAnsi="Arial" w:cs="Arial"/>
          <w:sz w:val="22"/>
          <w:szCs w:val="22"/>
        </w:rPr>
        <w:t xml:space="preserve"> similarity and disease comorbidity </w:t>
      </w:r>
      <w:r w:rsidR="00136C73">
        <w:rPr>
          <w:rFonts w:ascii="Arial" w:hAnsi="Arial" w:cs="Arial"/>
          <w:sz w:val="22"/>
          <w:szCs w:val="22"/>
        </w:rPr>
        <w:t>from</w:t>
      </w:r>
      <w:r>
        <w:rPr>
          <w:rFonts w:ascii="Arial" w:hAnsi="Arial" w:cs="Arial"/>
          <w:sz w:val="22"/>
          <w:szCs w:val="22"/>
        </w:rPr>
        <w:t xml:space="preserve"> EMR, we </w:t>
      </w:r>
      <w:r w:rsidR="00136C73">
        <w:rPr>
          <w:rFonts w:ascii="Arial" w:hAnsi="Arial" w:cs="Arial" w:hint="eastAsia"/>
          <w:sz w:val="22"/>
          <w:szCs w:val="22"/>
          <w:lang w:eastAsia="zh-CN"/>
        </w:rPr>
        <w:t>ne</w:t>
      </w:r>
      <w:r w:rsidR="00136C73">
        <w:rPr>
          <w:rFonts w:ascii="Arial" w:hAnsi="Arial" w:cs="Arial"/>
          <w:sz w:val="22"/>
          <w:szCs w:val="22"/>
          <w:lang w:eastAsia="zh-CN"/>
        </w:rPr>
        <w:t>ed</w:t>
      </w:r>
      <w:r>
        <w:rPr>
          <w:rFonts w:ascii="Arial" w:hAnsi="Arial" w:cs="Arial"/>
          <w:sz w:val="22"/>
          <w:szCs w:val="22"/>
        </w:rPr>
        <w:t xml:space="preserve"> establish a mapping between literature disease terms and clinically standardized terms, i.e. International Classification of Disease (ICD</w:t>
      </w:r>
      <w:r w:rsidR="00252C54">
        <w:rPr>
          <w:rFonts w:ascii="Arial" w:hAnsi="Arial" w:cs="Arial"/>
          <w:sz w:val="22"/>
          <w:szCs w:val="22"/>
        </w:rPr>
        <w:t>; ICD9-CM in practice in US</w:t>
      </w:r>
      <w:r>
        <w:rPr>
          <w:rFonts w:ascii="Arial" w:hAnsi="Arial" w:cs="Arial"/>
          <w:sz w:val="22"/>
          <w:szCs w:val="22"/>
        </w:rPr>
        <w:t xml:space="preserve">). </w:t>
      </w:r>
      <w:r w:rsidR="00C41EB7">
        <w:rPr>
          <w:rFonts w:ascii="Arial" w:hAnsi="Arial" w:cs="Arial"/>
          <w:sz w:val="22"/>
          <w:szCs w:val="22"/>
        </w:rPr>
        <w:t xml:space="preserve">We will </w:t>
      </w:r>
      <w:r w:rsidR="00C41EB7" w:rsidRPr="006F1FD7">
        <w:rPr>
          <w:rFonts w:ascii="Arial" w:hAnsi="Arial" w:cs="Arial"/>
          <w:noProof/>
          <w:sz w:val="22"/>
          <w:szCs w:val="22"/>
        </w:rPr>
        <w:t>investigate</w:t>
      </w:r>
      <w:r w:rsidR="00C41EB7">
        <w:rPr>
          <w:rFonts w:ascii="Arial" w:hAnsi="Arial" w:cs="Arial"/>
          <w:sz w:val="22"/>
          <w:szCs w:val="22"/>
        </w:rPr>
        <w:t xml:space="preserve"> </w:t>
      </w:r>
      <w:r w:rsidR="00C520CA">
        <w:rPr>
          <w:rFonts w:ascii="Arial" w:hAnsi="Arial" w:cs="Arial"/>
          <w:sz w:val="22"/>
          <w:szCs w:val="22"/>
        </w:rPr>
        <w:t>~</w:t>
      </w:r>
      <w:r w:rsidR="00C41EB7">
        <w:rPr>
          <w:rFonts w:ascii="Arial" w:hAnsi="Arial" w:cs="Arial"/>
          <w:sz w:val="22"/>
          <w:szCs w:val="22"/>
        </w:rPr>
        <w:t xml:space="preserve">1200 complex diseases </w:t>
      </w:r>
      <w:r w:rsidR="00C520CA">
        <w:rPr>
          <w:rFonts w:ascii="Arial" w:hAnsi="Arial" w:cs="Arial"/>
          <w:sz w:val="22"/>
          <w:szCs w:val="22"/>
        </w:rPr>
        <w:lastRenderedPageBreak/>
        <w:t xml:space="preserve">reported </w:t>
      </w:r>
      <w:r w:rsidR="00C41EB7">
        <w:rPr>
          <w:rFonts w:ascii="Arial" w:hAnsi="Arial" w:cs="Arial"/>
          <w:sz w:val="22"/>
          <w:szCs w:val="22"/>
        </w:rPr>
        <w:t xml:space="preserve">in the latest NHGRI GWAS catalogue </w:t>
      </w:r>
      <w:r>
        <w:rPr>
          <w:rFonts w:ascii="Arial" w:hAnsi="Arial" w:cs="Arial"/>
          <w:sz w:val="22"/>
          <w:szCs w:val="22"/>
        </w:rPr>
        <w:t>and</w:t>
      </w:r>
      <w:r w:rsidR="00C41EB7">
        <w:rPr>
          <w:rFonts w:ascii="Arial" w:hAnsi="Arial" w:cs="Arial"/>
          <w:sz w:val="22"/>
          <w:szCs w:val="22"/>
        </w:rPr>
        <w:t xml:space="preserve"> merge the same or very similar </w:t>
      </w:r>
      <w:r w:rsidR="00C41EB7" w:rsidRPr="006F1FD7">
        <w:rPr>
          <w:rFonts w:ascii="Arial" w:hAnsi="Arial" w:cs="Arial"/>
          <w:noProof/>
          <w:sz w:val="22"/>
          <w:szCs w:val="22"/>
        </w:rPr>
        <w:t>diseases</w:t>
      </w:r>
      <w:r w:rsidR="00252C54">
        <w:rPr>
          <w:rFonts w:ascii="Arial" w:hAnsi="Arial" w:cs="Arial"/>
          <w:noProof/>
          <w:sz w:val="22"/>
          <w:szCs w:val="22"/>
        </w:rPr>
        <w:t>. Similarly, we need</w:t>
      </w:r>
      <w:r w:rsidR="00C41EB7">
        <w:rPr>
          <w:rFonts w:ascii="Arial" w:hAnsi="Arial" w:cs="Arial"/>
          <w:sz w:val="22"/>
          <w:szCs w:val="22"/>
        </w:rPr>
        <w:t xml:space="preserve"> </w:t>
      </w:r>
      <w:r w:rsidR="00C41EB7" w:rsidRPr="006F1FD7">
        <w:rPr>
          <w:rFonts w:ascii="Arial" w:hAnsi="Arial" w:cs="Arial"/>
          <w:noProof/>
          <w:sz w:val="22"/>
          <w:szCs w:val="22"/>
        </w:rPr>
        <w:t>merge</w:t>
      </w:r>
      <w:r w:rsidR="00C41EB7">
        <w:rPr>
          <w:rFonts w:ascii="Arial" w:hAnsi="Arial" w:cs="Arial"/>
          <w:sz w:val="22"/>
          <w:szCs w:val="22"/>
        </w:rPr>
        <w:t xml:space="preserve"> multiple billing </w:t>
      </w:r>
      <w:r w:rsidR="00C41EB7" w:rsidRPr="006F1FD7">
        <w:rPr>
          <w:rFonts w:ascii="Arial" w:hAnsi="Arial" w:cs="Arial"/>
          <w:noProof/>
          <w:sz w:val="22"/>
          <w:szCs w:val="22"/>
        </w:rPr>
        <w:t>codes</w:t>
      </w:r>
      <w:r w:rsidR="00C41EB7">
        <w:rPr>
          <w:rFonts w:ascii="Arial" w:hAnsi="Arial" w:cs="Arial"/>
          <w:sz w:val="22"/>
          <w:szCs w:val="22"/>
        </w:rPr>
        <w:t xml:space="preserve"> </w:t>
      </w:r>
      <w:r w:rsidR="00252C54">
        <w:rPr>
          <w:rFonts w:ascii="Arial" w:hAnsi="Arial" w:cs="Arial"/>
          <w:sz w:val="22"/>
          <w:szCs w:val="22"/>
        </w:rPr>
        <w:t>of</w:t>
      </w:r>
      <w:r w:rsidR="00C41EB7">
        <w:rPr>
          <w:rFonts w:ascii="Arial" w:hAnsi="Arial" w:cs="Arial"/>
          <w:sz w:val="22"/>
          <w:szCs w:val="22"/>
        </w:rPr>
        <w:t xml:space="preserve"> the same diseases, such as various ICD-9-CM codes for diabetes type 1.</w:t>
      </w:r>
      <w:r w:rsidR="00252C54">
        <w:rPr>
          <w:rFonts w:ascii="Arial" w:hAnsi="Arial" w:cs="Arial"/>
          <w:sz w:val="22"/>
          <w:szCs w:val="22"/>
        </w:rPr>
        <w:t xml:space="preserve"> </w:t>
      </w:r>
      <w:r w:rsidR="00E44E83">
        <w:rPr>
          <w:rFonts w:ascii="Arial" w:hAnsi="Arial" w:cs="Arial"/>
          <w:sz w:val="22"/>
          <w:szCs w:val="22"/>
        </w:rPr>
        <w:t>In</w:t>
      </w:r>
      <w:r w:rsidR="00252C54">
        <w:rPr>
          <w:rFonts w:ascii="Arial" w:hAnsi="Arial" w:cs="Arial"/>
          <w:sz w:val="22"/>
          <w:szCs w:val="22"/>
        </w:rPr>
        <w:t xml:space="preserve"> this regard, we will</w:t>
      </w:r>
      <w:r w:rsidR="00C41EB7">
        <w:rPr>
          <w:rFonts w:ascii="Arial" w:hAnsi="Arial" w:cs="Arial"/>
          <w:sz w:val="22"/>
          <w:szCs w:val="22"/>
        </w:rPr>
        <w:t xml:space="preserve"> </w:t>
      </w:r>
      <w:r w:rsidR="00252C54">
        <w:rPr>
          <w:rFonts w:ascii="Arial" w:hAnsi="Arial" w:cs="Arial"/>
          <w:sz w:val="22"/>
          <w:szCs w:val="22"/>
        </w:rPr>
        <w:t xml:space="preserve">use the Clinical Classification Software (CCS) system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&lt;EndNote&gt;&lt;Cite&gt;&lt;Author&gt;Elixhauser&lt;/Author&gt;&lt;Year&gt;2008&lt;/Year&gt;&lt;RecNum&gt;30&lt;/RecNum&gt;&lt;DisplayText&gt;[31]&lt;/DisplayText&gt;&lt;record&gt;&lt;rec-number&gt;30&lt;/rec-number&gt;&lt;foreign-keys&gt;&lt;key app="EN" db-id="2tawrat25zt993edarspaa9kfwatvstsra5r" timestamp="1448253631"&gt;30&lt;/key&gt;&lt;/foreign-keys&gt;&lt;ref-type name="Journal Article"&gt;17&lt;/ref-type&gt;&lt;contributors&gt;&lt;authors&gt;&lt;author&gt;Elixhauser, A&lt;/author&gt;&lt;author&gt;Steiner, C&lt;/author&gt;&lt;author&gt;Palmer, L&lt;/author&gt;&lt;/authors&gt;&lt;/contributors&gt;&lt;titles&gt;&lt;title&gt;Clinical classifications software (CCS)&lt;/title&gt;&lt;secondary-title&gt;Book Clinical Classifications Software (CCS)(Editor ed^ eds)&lt;/secondary-title&gt;&lt;/titles&gt;&lt;periodical&gt;&lt;full-title&gt;Book Clinical Classifications Software (CCS)(Editor ed^ eds)&lt;/full-title&gt;&lt;/periodical&gt;&lt;dates&gt;&lt;year&gt;2008&lt;/year&gt;&lt;/dates&gt;&lt;urls&gt;&lt;/urls&gt;&lt;/record&gt;&lt;/Cite&gt;&lt;/EndNote&gt;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[31]</w:t>
      </w:r>
      <w:r w:rsidR="001D0C51">
        <w:rPr>
          <w:rFonts w:ascii="Arial" w:hAnsi="Arial" w:cs="Arial"/>
          <w:sz w:val="22"/>
          <w:szCs w:val="22"/>
        </w:rPr>
        <w:fldChar w:fldCharType="end"/>
      </w:r>
      <w:r w:rsidR="001D0C51">
        <w:rPr>
          <w:rFonts w:ascii="Arial" w:hAnsi="Arial" w:cs="Arial"/>
          <w:sz w:val="22"/>
          <w:szCs w:val="22"/>
        </w:rPr>
        <w:t xml:space="preserve"> </w:t>
      </w:r>
      <w:r w:rsidR="00252C54">
        <w:rPr>
          <w:rFonts w:ascii="Arial" w:hAnsi="Arial" w:cs="Arial"/>
          <w:sz w:val="22"/>
          <w:szCs w:val="22"/>
        </w:rPr>
        <w:t xml:space="preserve">developed by </w:t>
      </w:r>
      <w:r w:rsidR="00136C73">
        <w:rPr>
          <w:rFonts w:ascii="Arial" w:hAnsi="Arial" w:cs="Arial"/>
          <w:sz w:val="22"/>
          <w:szCs w:val="22"/>
        </w:rPr>
        <w:t xml:space="preserve">the </w:t>
      </w:r>
      <w:r w:rsidR="00252C54">
        <w:rPr>
          <w:rFonts w:ascii="Arial" w:hAnsi="Arial" w:cs="Arial"/>
          <w:sz w:val="22"/>
          <w:szCs w:val="22"/>
        </w:rPr>
        <w:t xml:space="preserve">HCUP project </w:t>
      </w:r>
      <w:r w:rsidR="00E44E83">
        <w:rPr>
          <w:rFonts w:ascii="Arial" w:hAnsi="Arial" w:cs="Arial"/>
          <w:sz w:val="22"/>
          <w:szCs w:val="22"/>
        </w:rPr>
        <w:t>for</w:t>
      </w:r>
      <w:r w:rsidR="00252C54">
        <w:rPr>
          <w:rFonts w:ascii="Arial" w:hAnsi="Arial" w:cs="Arial"/>
          <w:sz w:val="22"/>
          <w:szCs w:val="22"/>
        </w:rPr>
        <w:t xml:space="preserve"> its wide use and successful application</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&lt;EndNote&gt;&lt;Cite&gt;&lt;Author&gt;NIS&lt;/Author&gt;&lt;Year&gt;2006&lt;/Year&gt;&lt;RecNum&gt;29&lt;/RecNum&gt;&lt;DisplayText&gt;[32]&lt;/DisplayText&gt;&lt;record&gt;&lt;rec-number&gt;29&lt;/rec-number&gt;&lt;foreign-keys&gt;&lt;key app="EN" db-id="2tawrat25zt993edarspaa9kfwatvstsra5r" timestamp="1448253571"&gt;29&lt;/key&gt;&lt;/foreign-keys&gt;&lt;ref-type name="Journal Article"&gt;17&lt;/ref-type&gt;&lt;contributors&gt;&lt;authors&gt;&lt;author&gt;NIS, HCUP Nationwide Inpatient Sample&lt;/author&gt;&lt;/authors&gt;&lt;/contributors&gt;&lt;titles&gt;&lt;title&gt;Healthcare cost and utilization project (HCUP)&lt;/title&gt;&lt;/titles&gt;&lt;dates&gt;&lt;year&gt;2006&lt;/year&gt;&lt;/dates&gt;&lt;urls&gt;&lt;/urls&gt;&lt;/record&gt;&lt;/Cite&gt;&lt;/EndNote&gt;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[32]</w:t>
      </w:r>
      <w:r w:rsidR="001D0C51">
        <w:rPr>
          <w:rFonts w:ascii="Arial" w:hAnsi="Arial" w:cs="Arial"/>
          <w:sz w:val="22"/>
          <w:szCs w:val="22"/>
        </w:rPr>
        <w:fldChar w:fldCharType="end"/>
      </w:r>
      <w:r w:rsidR="00252C54">
        <w:rPr>
          <w:rFonts w:ascii="Arial" w:hAnsi="Arial" w:cs="Arial"/>
          <w:sz w:val="22"/>
          <w:szCs w:val="22"/>
        </w:rPr>
        <w:t>. Then, we will map our merged disease terms</w:t>
      </w:r>
      <w:r>
        <w:rPr>
          <w:rFonts w:ascii="Arial" w:hAnsi="Arial" w:cs="Arial"/>
          <w:sz w:val="22"/>
          <w:szCs w:val="22"/>
        </w:rPr>
        <w:t xml:space="preserve"> into </w:t>
      </w:r>
      <w:r w:rsidR="00252C54">
        <w:rPr>
          <w:rFonts w:ascii="Arial" w:hAnsi="Arial" w:cs="Arial"/>
          <w:sz w:val="22"/>
          <w:szCs w:val="22"/>
        </w:rPr>
        <w:t>the c</w:t>
      </w:r>
      <w:r w:rsidR="00E44E83">
        <w:rPr>
          <w:rFonts w:ascii="Arial" w:hAnsi="Arial" w:cs="Arial"/>
          <w:sz w:val="22"/>
          <w:szCs w:val="22"/>
        </w:rPr>
        <w:t>ategorized</w:t>
      </w:r>
      <w:r w:rsidR="00252C54">
        <w:rPr>
          <w:rFonts w:ascii="Arial" w:hAnsi="Arial" w:cs="Arial"/>
          <w:sz w:val="22"/>
          <w:szCs w:val="22"/>
        </w:rPr>
        <w:t xml:space="preserve"> </w:t>
      </w:r>
      <w:r>
        <w:rPr>
          <w:rFonts w:ascii="Arial" w:hAnsi="Arial" w:cs="Arial"/>
          <w:sz w:val="22"/>
          <w:szCs w:val="22"/>
        </w:rPr>
        <w:t>ICD-9-CM</w:t>
      </w:r>
      <w:r w:rsidR="00252C54">
        <w:rPr>
          <w:rFonts w:ascii="Arial" w:hAnsi="Arial" w:cs="Arial"/>
          <w:sz w:val="22"/>
          <w:szCs w:val="22"/>
        </w:rPr>
        <w:t xml:space="preserve"> codes using a nature language system developed by our group, coupled </w:t>
      </w:r>
      <w:r w:rsidR="00E44E83">
        <w:rPr>
          <w:rFonts w:ascii="Arial" w:hAnsi="Arial" w:cs="Arial"/>
          <w:sz w:val="22"/>
          <w:szCs w:val="22"/>
        </w:rPr>
        <w:t>with</w:t>
      </w:r>
      <w:r w:rsidR="00252C54">
        <w:rPr>
          <w:rFonts w:ascii="Arial" w:hAnsi="Arial" w:cs="Arial"/>
          <w:sz w:val="22"/>
          <w:szCs w:val="22"/>
        </w:rPr>
        <w:t xml:space="preserve"> manual curation by clinicians in our team. W</w:t>
      </w:r>
      <w:r w:rsidR="00C41EB7">
        <w:rPr>
          <w:rFonts w:ascii="Arial" w:hAnsi="Arial" w:cs="Arial"/>
          <w:sz w:val="22"/>
          <w:szCs w:val="22"/>
        </w:rPr>
        <w:t>e will</w:t>
      </w:r>
      <w:r w:rsidR="00252C54">
        <w:rPr>
          <w:rFonts w:ascii="Arial" w:hAnsi="Arial" w:cs="Arial"/>
          <w:sz w:val="22"/>
          <w:szCs w:val="22"/>
        </w:rPr>
        <w:t xml:space="preserve"> then</w:t>
      </w:r>
      <w:r w:rsidR="00C41EB7">
        <w:rPr>
          <w:rFonts w:ascii="Arial" w:hAnsi="Arial" w:cs="Arial"/>
          <w:sz w:val="22"/>
          <w:szCs w:val="22"/>
        </w:rPr>
        <w:t xml:space="preserve"> download the latest </w:t>
      </w:r>
      <w:r w:rsidR="00E44E83">
        <w:rPr>
          <w:rFonts w:ascii="Arial" w:hAnsi="Arial" w:cs="Arial"/>
          <w:sz w:val="22"/>
          <w:szCs w:val="22"/>
        </w:rPr>
        <w:t>data</w:t>
      </w:r>
      <w:r w:rsidR="00C41EB7">
        <w:rPr>
          <w:rFonts w:ascii="Arial" w:hAnsi="Arial" w:cs="Arial"/>
          <w:sz w:val="22"/>
          <w:szCs w:val="22"/>
        </w:rPr>
        <w:t xml:space="preserve"> of transcription factor binding and chromatin folding from </w:t>
      </w:r>
      <w:r w:rsidR="00E44E83">
        <w:rPr>
          <w:rFonts w:ascii="Arial" w:hAnsi="Arial" w:cs="Arial"/>
          <w:sz w:val="22"/>
          <w:szCs w:val="22"/>
        </w:rPr>
        <w:t xml:space="preserve">the </w:t>
      </w:r>
      <w:r w:rsidR="00C41EB7">
        <w:rPr>
          <w:rFonts w:ascii="Arial" w:hAnsi="Arial" w:cs="Arial"/>
          <w:sz w:val="22"/>
          <w:szCs w:val="22"/>
        </w:rPr>
        <w:t xml:space="preserve">ENCODE data repository </w:t>
      </w:r>
      <w:r w:rsidR="001D0C51">
        <w:rPr>
          <w:rFonts w:ascii="Arial" w:hAnsi="Arial" w:cs="Arial"/>
          <w:sz w:val="22"/>
          <w:szCs w:val="22"/>
        </w:rPr>
        <w:fldChar w:fldCharType="begin"/>
      </w:r>
      <w:r w:rsidR="00450599">
        <w:rPr>
          <w:rFonts w:ascii="Arial" w:hAnsi="Arial" w:cs="Arial"/>
          <w:sz w:val="22"/>
          <w:szCs w:val="22"/>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1D0C51">
        <w:rPr>
          <w:rFonts w:ascii="Arial" w:hAnsi="Arial" w:cs="Arial"/>
          <w:sz w:val="22"/>
          <w:szCs w:val="22"/>
        </w:rPr>
        <w:fldChar w:fldCharType="separate"/>
      </w:r>
      <w:r w:rsidR="00450599">
        <w:rPr>
          <w:rFonts w:ascii="Arial" w:hAnsi="Arial" w:cs="Arial"/>
          <w:noProof/>
          <w:sz w:val="22"/>
          <w:szCs w:val="22"/>
        </w:rPr>
        <w:t>[3]</w:t>
      </w:r>
      <w:r w:rsidR="001D0C51">
        <w:rPr>
          <w:rFonts w:ascii="Arial" w:hAnsi="Arial" w:cs="Arial"/>
          <w:sz w:val="22"/>
          <w:szCs w:val="22"/>
        </w:rPr>
        <w:fldChar w:fldCharType="end"/>
      </w:r>
      <w:r w:rsidR="00C41EB7">
        <w:rPr>
          <w:rFonts w:ascii="Arial" w:hAnsi="Arial" w:cs="Arial"/>
          <w:sz w:val="22"/>
          <w:szCs w:val="22"/>
        </w:rPr>
        <w:t xml:space="preserve">, and </w:t>
      </w:r>
      <w:r w:rsidR="00E44E83">
        <w:rPr>
          <w:rFonts w:ascii="Arial" w:hAnsi="Arial" w:cs="Arial"/>
          <w:sz w:val="22"/>
          <w:szCs w:val="22"/>
        </w:rPr>
        <w:t xml:space="preserve">download </w:t>
      </w:r>
      <w:r w:rsidR="00C41EB7">
        <w:rPr>
          <w:rFonts w:ascii="Arial" w:hAnsi="Arial" w:cs="Arial"/>
          <w:sz w:val="22"/>
          <w:szCs w:val="22"/>
        </w:rPr>
        <w:t>protein</w:t>
      </w:r>
      <w:r w:rsidR="007A45C2">
        <w:rPr>
          <w:rFonts w:ascii="Arial" w:hAnsi="Arial" w:cs="Arial"/>
          <w:sz w:val="22"/>
          <w:szCs w:val="22"/>
        </w:rPr>
        <w:t>-protein</w:t>
      </w:r>
      <w:r w:rsidR="00C41EB7">
        <w:rPr>
          <w:rFonts w:ascii="Arial" w:hAnsi="Arial" w:cs="Arial"/>
          <w:sz w:val="22"/>
          <w:szCs w:val="22"/>
        </w:rPr>
        <w:t xml:space="preserve"> interaction</w:t>
      </w:r>
      <w:r w:rsidR="007A45C2">
        <w:rPr>
          <w:rFonts w:ascii="Arial" w:hAnsi="Arial" w:cs="Arial"/>
          <w:sz w:val="22"/>
          <w:szCs w:val="22"/>
        </w:rPr>
        <w:t xml:space="preserve"> (PPI)</w:t>
      </w:r>
      <w:r w:rsidR="00C41EB7">
        <w:rPr>
          <w:rFonts w:ascii="Arial" w:hAnsi="Arial" w:cs="Arial"/>
          <w:sz w:val="22"/>
          <w:szCs w:val="22"/>
        </w:rPr>
        <w:t xml:space="preserve"> data from STRING–DB</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&lt;EndNote&gt;&lt;Cite&gt;&lt;Author&gt;Szklarczyk&lt;/Author&gt;&lt;Year&gt;2011&lt;/Year&gt;&lt;RecNum&gt;31&lt;/RecNum&gt;&lt;DisplayText&gt;[33]&lt;/DisplayText&gt;&lt;record&gt;&lt;rec-number&gt;31&lt;/rec-number&gt;&lt;foreign-keys&gt;&lt;key app="EN" db-id="2tawrat25zt993edarspaa9kfwatvstsra5r" timestamp="1448253720"&gt;31&lt;/key&gt;&lt;/foreign-keys&gt;&lt;ref-type name="Journal Article"&gt;17&lt;/ref-type&gt;&lt;contributors&gt;&lt;authors&gt;&lt;author&gt;Szklarczyk, Damian&lt;/author&gt;&lt;author&gt;Franceschini, Andrea&lt;/author&gt;&lt;author&gt;Kuhn, Michael&lt;/author&gt;&lt;author&gt;Simonovic, Milan&lt;/author&gt;&lt;author&gt;Roth, Alexander&lt;/author&gt;&lt;author&gt;Minguez, Pablo&lt;/author&gt;&lt;author&gt;Doerks, Tobias&lt;/author&gt;&lt;author&gt;Stark, Manuel&lt;/author&gt;&lt;author&gt;Muller, Jean&lt;/author&gt;&lt;author&gt;Bork, Peer&lt;/author&gt;&lt;/authors&gt;&lt;/contributors&gt;&lt;titles&gt;&lt;title&gt;The STRING database in 2011: functional interaction networks of proteins, globally integrated and scored&lt;/title&gt;&lt;secondary-title&gt;Nucleic acids research&lt;/secondary-title&gt;&lt;/titles&gt;&lt;periodical&gt;&lt;full-title&gt;Nucleic acids research&lt;/full-title&gt;&lt;/periodical&gt;&lt;pages&gt;D561-D568&lt;/pages&gt;&lt;volume&gt;39&lt;/volume&gt;&lt;number&gt;suppl 1&lt;/number&gt;&lt;dates&gt;&lt;year&gt;2011&lt;/year&gt;&lt;/dates&gt;&lt;isbn&gt;0305-1048&lt;/isbn&gt;&lt;urls&gt;&lt;/urls&gt;&lt;/record&gt;&lt;/Cite&gt;&lt;/EndNote&gt;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[33]</w:t>
      </w:r>
      <w:r w:rsidR="001D0C51">
        <w:rPr>
          <w:rFonts w:ascii="Arial" w:hAnsi="Arial" w:cs="Arial"/>
          <w:sz w:val="22"/>
          <w:szCs w:val="22"/>
        </w:rPr>
        <w:fldChar w:fldCharType="end"/>
      </w:r>
      <w:r w:rsidR="00C41EB7">
        <w:rPr>
          <w:rFonts w:ascii="Arial" w:hAnsi="Arial" w:cs="Arial"/>
          <w:sz w:val="22"/>
          <w:szCs w:val="22"/>
        </w:rPr>
        <w:t xml:space="preserve">. We have extensive experience in analyzing </w:t>
      </w:r>
      <w:r w:rsidR="007A45C2">
        <w:rPr>
          <w:rFonts w:ascii="Arial" w:hAnsi="Arial" w:cs="Arial"/>
          <w:sz w:val="22"/>
          <w:szCs w:val="22"/>
        </w:rPr>
        <w:t>the ENCODE and PPI</w:t>
      </w:r>
      <w:r w:rsidR="00C41EB7">
        <w:rPr>
          <w:rFonts w:ascii="Arial" w:hAnsi="Arial" w:cs="Arial"/>
          <w:sz w:val="22"/>
          <w:szCs w:val="22"/>
        </w:rPr>
        <w:t xml:space="preserve"> data in our previous and ongoing studies</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[30]</w:t>
      </w:r>
      <w:r w:rsidR="001D0C51">
        <w:rPr>
          <w:rFonts w:ascii="Arial" w:hAnsi="Arial" w:cs="Arial"/>
          <w:sz w:val="22"/>
          <w:szCs w:val="22"/>
        </w:rPr>
        <w:fldChar w:fldCharType="end"/>
      </w:r>
      <w:r w:rsidR="00C41EB7">
        <w:rPr>
          <w:rFonts w:ascii="Arial" w:hAnsi="Arial" w:cs="Arial"/>
          <w:sz w:val="22"/>
          <w:szCs w:val="22"/>
        </w:rPr>
        <w:t xml:space="preserve">, </w:t>
      </w:r>
      <w:r w:rsidR="00252C54">
        <w:rPr>
          <w:rFonts w:ascii="Arial" w:hAnsi="Arial" w:cs="Arial"/>
          <w:sz w:val="22"/>
          <w:szCs w:val="22"/>
        </w:rPr>
        <w:t xml:space="preserve">as partially demonstrated </w:t>
      </w:r>
      <w:r w:rsidR="00C41EB7">
        <w:rPr>
          <w:rFonts w:ascii="Arial" w:hAnsi="Arial" w:cs="Arial"/>
          <w:sz w:val="22"/>
          <w:szCs w:val="22"/>
        </w:rPr>
        <w:t xml:space="preserve">in the preliminary results.   </w:t>
      </w:r>
    </w:p>
    <w:tbl>
      <w:tblPr>
        <w:tblStyle w:val="TableGrid"/>
        <w:tblpPr w:leftFromText="180" w:rightFromText="180" w:vertAnchor="text" w:horzAnchor="page" w:tblpX="4789" w:tblpY="100"/>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22"/>
        <w:gridCol w:w="65"/>
      </w:tblGrid>
      <w:tr w:rsidR="00E97F6A" w14:paraId="08FDEDC7" w14:textId="77777777" w:rsidTr="00196CEC">
        <w:tc>
          <w:tcPr>
            <w:tcW w:w="7103" w:type="dxa"/>
            <w:gridSpan w:val="2"/>
          </w:tcPr>
          <w:p w14:paraId="6413BED5" w14:textId="77777777" w:rsidR="00E97F6A" w:rsidRDefault="00E97F6A" w:rsidP="00E97F6A">
            <w:pPr>
              <w:spacing w:before="200"/>
              <w:rPr>
                <w:rFonts w:ascii="Arial" w:hAnsi="Arial" w:cs="Arial"/>
                <w:sz w:val="22"/>
                <w:szCs w:val="22"/>
              </w:rPr>
            </w:pPr>
            <w:r>
              <w:rPr>
                <w:rFonts w:ascii="Arial" w:hAnsi="Arial" w:cs="Arial"/>
                <w:noProof/>
                <w:sz w:val="22"/>
                <w:szCs w:val="22"/>
              </w:rPr>
              <w:drawing>
                <wp:inline distT="0" distB="0" distL="0" distR="0" wp14:anchorId="1338DC15" wp14:editId="075FDA9D">
                  <wp:extent cx="4487545" cy="2384425"/>
                  <wp:effectExtent l="0" t="0" r="0" b="0"/>
                  <wp:docPr id="1" name="Picture 1" descr="Macintosh HD:Users:haiquan:Dropbox:study:IMB521:write up:figures:comorbidity_examp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comorbidity_example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7545" cy="2384425"/>
                          </a:xfrm>
                          <a:prstGeom prst="rect">
                            <a:avLst/>
                          </a:prstGeom>
                          <a:noFill/>
                          <a:ln>
                            <a:noFill/>
                          </a:ln>
                        </pic:spPr>
                      </pic:pic>
                    </a:graphicData>
                  </a:graphic>
                </wp:inline>
              </w:drawing>
            </w:r>
          </w:p>
        </w:tc>
      </w:tr>
      <w:tr w:rsidR="00E97F6A" w14:paraId="238A7F0D" w14:textId="77777777" w:rsidTr="00196CEC">
        <w:trPr>
          <w:gridAfter w:val="1"/>
          <w:wAfter w:w="65" w:type="dxa"/>
        </w:trPr>
        <w:tc>
          <w:tcPr>
            <w:tcW w:w="7038" w:type="dxa"/>
          </w:tcPr>
          <w:p w14:paraId="10979DB9" w14:textId="77777777" w:rsidR="00E97F6A" w:rsidRDefault="00E97F6A" w:rsidP="00E97F6A">
            <w:pPr>
              <w:spacing w:before="200"/>
              <w:rPr>
                <w:rFonts w:ascii="Arial" w:hAnsi="Arial" w:cs="Arial"/>
                <w:sz w:val="22"/>
                <w:szCs w:val="22"/>
              </w:rPr>
            </w:pPr>
            <w:r w:rsidRPr="007277D0">
              <w:rPr>
                <w:rFonts w:ascii="Arial" w:hAnsi="Arial" w:cs="Arial"/>
                <w:b/>
                <w:sz w:val="20"/>
                <w:szCs w:val="20"/>
              </w:rPr>
              <w:t>Figure 5: An examp</w:t>
            </w:r>
            <w:r>
              <w:rPr>
                <w:rFonts w:ascii="Arial" w:hAnsi="Arial" w:cs="Arial"/>
                <w:b/>
                <w:sz w:val="20"/>
                <w:szCs w:val="20"/>
              </w:rPr>
              <w:t>le of disease distance based on</w:t>
            </w:r>
            <w:r w:rsidRPr="007277D0">
              <w:rPr>
                <w:rFonts w:ascii="Arial" w:hAnsi="Arial" w:cs="Arial"/>
                <w:b/>
                <w:sz w:val="20"/>
                <w:szCs w:val="20"/>
              </w:rPr>
              <w:t xml:space="preserve"> </w:t>
            </w:r>
            <w:r>
              <w:rPr>
                <w:rFonts w:ascii="Arial" w:hAnsi="Arial" w:cs="Arial"/>
                <w:b/>
                <w:sz w:val="20"/>
                <w:szCs w:val="20"/>
              </w:rPr>
              <w:t>S</w:t>
            </w:r>
            <w:r w:rsidRPr="007277D0">
              <w:rPr>
                <w:rFonts w:ascii="Arial" w:hAnsi="Arial" w:cs="Arial"/>
                <w:b/>
                <w:sz w:val="20"/>
                <w:szCs w:val="20"/>
              </w:rPr>
              <w:t>NP distance to a disease.</w:t>
            </w:r>
            <w:r>
              <w:rPr>
                <w:rFonts w:ascii="Arial" w:hAnsi="Arial" w:cs="Arial"/>
                <w:sz w:val="20"/>
                <w:szCs w:val="20"/>
              </w:rPr>
              <w:t xml:space="preserve"> </w:t>
            </w:r>
            <w:r w:rsidRPr="007277D0">
              <w:rPr>
                <w:rFonts w:ascii="Arial" w:hAnsi="Arial" w:cs="Arial"/>
                <w:sz w:val="20"/>
                <w:szCs w:val="20"/>
              </w:rPr>
              <w:t xml:space="preserve"> The distance of a SNP to another disease is defined by the shortest distance between the SNP to any SNP in the other disease.</w:t>
            </w:r>
            <w:r>
              <w:rPr>
                <w:rFonts w:ascii="Arial" w:hAnsi="Arial" w:cs="Arial"/>
                <w:sz w:val="20"/>
                <w:szCs w:val="20"/>
              </w:rPr>
              <w:t xml:space="preserve"> The longer arrow</w:t>
            </w:r>
            <w:r w:rsidRPr="007277D0">
              <w:rPr>
                <w:rFonts w:ascii="Arial" w:hAnsi="Arial" w:cs="Arial"/>
                <w:sz w:val="20"/>
                <w:szCs w:val="20"/>
              </w:rPr>
              <w:t xml:space="preserve"> corresponds to the largest distance from a SNP of disease 1 </w:t>
            </w:r>
            <w:r>
              <w:rPr>
                <w:rFonts w:ascii="Arial" w:hAnsi="Arial" w:cs="Arial"/>
                <w:sz w:val="20"/>
                <w:szCs w:val="20"/>
              </w:rPr>
              <w:t xml:space="preserve">(in blue) to disease 2 (in red), while the shorter arrow </w:t>
            </w:r>
            <w:r w:rsidRPr="007277D0">
              <w:rPr>
                <w:rFonts w:ascii="Arial" w:hAnsi="Arial" w:cs="Arial"/>
                <w:sz w:val="20"/>
                <w:szCs w:val="20"/>
              </w:rPr>
              <w:t>corresponds to the shortest distance from a SNP (in blue) of disease 1 to disease 2</w:t>
            </w:r>
            <w:r>
              <w:rPr>
                <w:rFonts w:ascii="Arial" w:hAnsi="Arial" w:cs="Arial"/>
                <w:sz w:val="20"/>
                <w:szCs w:val="20"/>
              </w:rPr>
              <w:t xml:space="preserve"> (in red)</w:t>
            </w:r>
            <w:r w:rsidRPr="007277D0">
              <w:rPr>
                <w:rFonts w:ascii="Arial" w:hAnsi="Arial" w:cs="Arial"/>
                <w:sz w:val="20"/>
                <w:szCs w:val="20"/>
              </w:rPr>
              <w:t xml:space="preserve">.  </w:t>
            </w:r>
            <w:r>
              <w:rPr>
                <w:rFonts w:ascii="Arial" w:hAnsi="Arial" w:cs="Arial"/>
                <w:sz w:val="20"/>
                <w:szCs w:val="20"/>
              </w:rPr>
              <w:t xml:space="preserve">Both </w:t>
            </w:r>
            <w:r w:rsidRPr="007277D0">
              <w:rPr>
                <w:rFonts w:ascii="Arial" w:hAnsi="Arial" w:cs="Arial"/>
                <w:sz w:val="20"/>
                <w:szCs w:val="20"/>
              </w:rPr>
              <w:t>lines greatly drive the overall distance between the two diseases.</w:t>
            </w:r>
          </w:p>
        </w:tc>
      </w:tr>
    </w:tbl>
    <w:p w14:paraId="0FFD1857" w14:textId="509BA5EA" w:rsidR="00C41EB7" w:rsidRDefault="00C41EB7" w:rsidP="00C41EB7">
      <w:pPr>
        <w:spacing w:before="200"/>
        <w:rPr>
          <w:rFonts w:ascii="Arial" w:hAnsi="Arial" w:cs="Arial"/>
          <w:sz w:val="22"/>
          <w:szCs w:val="22"/>
        </w:rPr>
      </w:pPr>
      <w:r>
        <w:rPr>
          <w:rFonts w:ascii="Arial" w:hAnsi="Arial" w:cs="Arial"/>
          <w:sz w:val="22"/>
          <w:szCs w:val="22"/>
        </w:rPr>
        <w:t xml:space="preserve">After the data are available, we will measure the commonality of each of the three common regulatory mechanisms, </w:t>
      </w:r>
      <w:r w:rsidR="00416BF2">
        <w:rPr>
          <w:rFonts w:ascii="Arial" w:hAnsi="Arial" w:cs="Arial"/>
          <w:sz w:val="22"/>
          <w:szCs w:val="22"/>
        </w:rPr>
        <w:t>as well as</w:t>
      </w:r>
      <w:r>
        <w:rPr>
          <w:rFonts w:ascii="Arial" w:hAnsi="Arial" w:cs="Arial"/>
          <w:sz w:val="22"/>
          <w:szCs w:val="22"/>
        </w:rPr>
        <w:t xml:space="preserve"> the combined commonality </w:t>
      </w:r>
      <w:r w:rsidR="00416BF2">
        <w:rPr>
          <w:rFonts w:ascii="Arial" w:hAnsi="Arial" w:cs="Arial"/>
          <w:sz w:val="22"/>
          <w:szCs w:val="22"/>
        </w:rPr>
        <w:t>of</w:t>
      </w:r>
      <w:r>
        <w:rPr>
          <w:rFonts w:ascii="Arial" w:hAnsi="Arial" w:cs="Arial"/>
          <w:sz w:val="22"/>
          <w:szCs w:val="22"/>
        </w:rPr>
        <w:t xml:space="preserve"> the three mechanisms for each pair of diseases. In brief, for each disease, we will first collect all reported SNPs in the NHGRI GWAS catalog and identify the LD SNPs in studied populations, such as Caucasians and African Americans. We will then check how many pairs of SNPs across the two diseases have the same regulatory mechanisms across all available cell types</w:t>
      </w:r>
      <w:r w:rsidR="00416BF2">
        <w:rPr>
          <w:rFonts w:ascii="Arial" w:hAnsi="Arial" w:cs="Arial"/>
          <w:sz w:val="22"/>
          <w:szCs w:val="22"/>
        </w:rPr>
        <w:t>. Of note, we aggregate TF binding</w:t>
      </w:r>
      <w:r w:rsidR="008933D9">
        <w:rPr>
          <w:rFonts w:ascii="Arial" w:hAnsi="Arial" w:cs="Arial"/>
          <w:sz w:val="22"/>
          <w:szCs w:val="22"/>
        </w:rPr>
        <w:t xml:space="preserve"> and chromatin looping</w:t>
      </w:r>
      <w:r w:rsidR="00416BF2">
        <w:rPr>
          <w:rFonts w:ascii="Arial" w:hAnsi="Arial" w:cs="Arial"/>
          <w:sz w:val="22"/>
          <w:szCs w:val="22"/>
        </w:rPr>
        <w:t xml:space="preserve"> signals because of </w:t>
      </w:r>
      <w:r>
        <w:rPr>
          <w:rFonts w:ascii="Arial" w:hAnsi="Arial" w:cs="Arial"/>
          <w:sz w:val="22"/>
          <w:szCs w:val="22"/>
        </w:rPr>
        <w:t xml:space="preserve">the sparsity of regulatory functions in a </w:t>
      </w:r>
      <w:r w:rsidRPr="006F1FD7">
        <w:rPr>
          <w:rFonts w:ascii="Arial" w:hAnsi="Arial" w:cs="Arial"/>
          <w:noProof/>
          <w:sz w:val="22"/>
          <w:szCs w:val="22"/>
        </w:rPr>
        <w:t>specific</w:t>
      </w:r>
      <w:r>
        <w:rPr>
          <w:rFonts w:ascii="Arial" w:hAnsi="Arial" w:cs="Arial"/>
          <w:sz w:val="22"/>
          <w:szCs w:val="22"/>
        </w:rPr>
        <w:t xml:space="preserve"> cell line or a single cell type.  </w:t>
      </w:r>
    </w:p>
    <w:p w14:paraId="3F878FEE" w14:textId="783EA63D" w:rsidR="00BF1B83" w:rsidRDefault="00C41EB7" w:rsidP="00C41EB7">
      <w:pPr>
        <w:spacing w:before="200"/>
        <w:rPr>
          <w:rFonts w:ascii="Arial" w:hAnsi="Arial" w:cs="Arial"/>
          <w:sz w:val="22"/>
          <w:szCs w:val="22"/>
        </w:rPr>
      </w:pPr>
      <w:r>
        <w:rPr>
          <w:rFonts w:ascii="Arial" w:hAnsi="Arial" w:cs="Arial"/>
          <w:sz w:val="22"/>
          <w:szCs w:val="22"/>
        </w:rPr>
        <w:t xml:space="preserve">Then, we will assess the statistical significance of the observed common regulatory mechanisms for each pair of diseases because more SNPs </w:t>
      </w:r>
      <w:r w:rsidR="00057304">
        <w:rPr>
          <w:rFonts w:ascii="Arial" w:hAnsi="Arial" w:cs="Arial"/>
          <w:sz w:val="22"/>
          <w:szCs w:val="22"/>
        </w:rPr>
        <w:t xml:space="preserve">of </w:t>
      </w:r>
      <w:r>
        <w:rPr>
          <w:rFonts w:ascii="Arial" w:hAnsi="Arial" w:cs="Arial"/>
          <w:sz w:val="22"/>
          <w:szCs w:val="22"/>
        </w:rPr>
        <w:t>a</w:t>
      </w:r>
      <w:r w:rsidR="00057304">
        <w:rPr>
          <w:rFonts w:ascii="Arial" w:hAnsi="Arial" w:cs="Arial"/>
          <w:sz w:val="22"/>
          <w:szCs w:val="22"/>
        </w:rPr>
        <w:t xml:space="preserve"> </w:t>
      </w:r>
      <w:r w:rsidRPr="006F1FD7">
        <w:rPr>
          <w:rFonts w:ascii="Arial" w:hAnsi="Arial" w:cs="Arial"/>
          <w:noProof/>
          <w:sz w:val="22"/>
          <w:szCs w:val="22"/>
        </w:rPr>
        <w:t>disease</w:t>
      </w:r>
      <w:r w:rsidR="00057304">
        <w:rPr>
          <w:rFonts w:ascii="Arial" w:hAnsi="Arial" w:cs="Arial"/>
          <w:noProof/>
          <w:sz w:val="22"/>
          <w:szCs w:val="22"/>
        </w:rPr>
        <w:t xml:space="preserve"> pair</w:t>
      </w:r>
      <w:r>
        <w:rPr>
          <w:rFonts w:ascii="Arial" w:hAnsi="Arial" w:cs="Arial"/>
          <w:sz w:val="22"/>
          <w:szCs w:val="22"/>
        </w:rPr>
        <w:t xml:space="preserve"> increase the chance of observ</w:t>
      </w:r>
      <w:r w:rsidR="00057304">
        <w:rPr>
          <w:rFonts w:ascii="Arial" w:hAnsi="Arial" w:cs="Arial"/>
          <w:sz w:val="22"/>
          <w:szCs w:val="22"/>
        </w:rPr>
        <w:t>ing</w:t>
      </w:r>
      <w:r>
        <w:rPr>
          <w:rFonts w:ascii="Arial" w:hAnsi="Arial" w:cs="Arial"/>
          <w:sz w:val="22"/>
          <w:szCs w:val="22"/>
        </w:rPr>
        <w:t xml:space="preserve"> such relationship thus induc</w:t>
      </w:r>
      <w:r w:rsidR="00057304">
        <w:rPr>
          <w:rFonts w:ascii="Arial" w:hAnsi="Arial" w:cs="Arial"/>
          <w:sz w:val="22"/>
          <w:szCs w:val="22"/>
        </w:rPr>
        <w:t>ing</w:t>
      </w:r>
      <w:r>
        <w:rPr>
          <w:rFonts w:ascii="Arial" w:hAnsi="Arial" w:cs="Arial"/>
          <w:sz w:val="22"/>
          <w:szCs w:val="22"/>
        </w:rPr>
        <w:t xml:space="preserve"> a</w:t>
      </w:r>
      <w:r w:rsidR="00057304">
        <w:rPr>
          <w:rFonts w:ascii="Arial" w:hAnsi="Arial" w:cs="Arial"/>
          <w:sz w:val="22"/>
          <w:szCs w:val="22"/>
        </w:rPr>
        <w:t xml:space="preserve"> </w:t>
      </w:r>
      <w:r>
        <w:rPr>
          <w:rFonts w:ascii="Arial" w:hAnsi="Arial" w:cs="Arial"/>
          <w:sz w:val="22"/>
          <w:szCs w:val="22"/>
        </w:rPr>
        <w:t xml:space="preserve">bias. </w:t>
      </w:r>
      <w:r w:rsidR="00872B3F">
        <w:rPr>
          <w:rFonts w:ascii="Arial" w:hAnsi="Arial" w:cs="Arial"/>
          <w:sz w:val="22"/>
          <w:szCs w:val="22"/>
        </w:rPr>
        <w:t xml:space="preserve">We create a bipartite graph of GWAS associations between all studied diseases and their associated SNPs (including LD SNPs). We permute the graph for 100,000 to 1 million times to create a null distribution. In each permutation, the number of diseases with which each SNP is associated retains the same as that in the observed association network, similarly for the number of SNP with which each disease is associated. </w:t>
      </w:r>
      <w:r w:rsidR="00E169CB">
        <w:rPr>
          <w:rFonts w:ascii="Arial" w:hAnsi="Arial" w:cs="Arial"/>
          <w:sz w:val="22"/>
          <w:szCs w:val="22"/>
        </w:rPr>
        <w:t>We shuffle the edges</w:t>
      </w:r>
      <w:r w:rsidR="00B13F86">
        <w:rPr>
          <w:rFonts w:ascii="Arial" w:hAnsi="Arial" w:cs="Arial"/>
          <w:sz w:val="22"/>
          <w:szCs w:val="22"/>
        </w:rPr>
        <w:t xml:space="preserve"> in the GWAS association network</w:t>
      </w:r>
      <w:r w:rsidR="00E169CB">
        <w:rPr>
          <w:rFonts w:ascii="Arial" w:hAnsi="Arial" w:cs="Arial"/>
          <w:sz w:val="22"/>
          <w:szCs w:val="22"/>
        </w:rPr>
        <w:t xml:space="preserve"> </w:t>
      </w:r>
      <w:r>
        <w:rPr>
          <w:rFonts w:ascii="Arial" w:hAnsi="Arial" w:cs="Arial"/>
          <w:sz w:val="22"/>
          <w:szCs w:val="22"/>
        </w:rPr>
        <w:t>to</w:t>
      </w:r>
      <w:r w:rsidR="00B13F86">
        <w:rPr>
          <w:rFonts w:ascii="Arial" w:hAnsi="Arial" w:cs="Arial"/>
          <w:sz w:val="22"/>
          <w:szCs w:val="22"/>
        </w:rPr>
        <w:t xml:space="preserve"> fulfill this constraint and</w:t>
      </w:r>
      <w:r>
        <w:rPr>
          <w:rFonts w:ascii="Arial" w:hAnsi="Arial" w:cs="Arial"/>
          <w:sz w:val="22"/>
          <w:szCs w:val="22"/>
        </w:rPr>
        <w:t xml:space="preserve"> control </w:t>
      </w:r>
      <w:r w:rsidRPr="006F1FD7">
        <w:rPr>
          <w:rFonts w:ascii="Arial" w:hAnsi="Arial" w:cs="Arial"/>
          <w:noProof/>
          <w:sz w:val="22"/>
          <w:szCs w:val="22"/>
        </w:rPr>
        <w:t>abovementioned biases</w:t>
      </w:r>
      <w:r w:rsidR="00E169CB">
        <w:rPr>
          <w:rFonts w:ascii="Arial" w:hAnsi="Arial" w:cs="Arial"/>
          <w:noProof/>
          <w:sz w:val="22"/>
          <w:szCs w:val="22"/>
        </w:rPr>
        <w:t xml:space="preserve">  </w:t>
      </w:r>
      <w:r w:rsidR="00E97F6A" w:rsidRPr="008C630D">
        <w:rPr>
          <w:rFonts w:ascii="Arial" w:hAnsi="Arial" w:cs="Arial"/>
          <w:noProof/>
          <w:sz w:val="22"/>
          <w:szCs w:val="22"/>
        </w:rPr>
        <w:t>(Fig 5B</w:t>
      </w:r>
      <w:r w:rsidR="00E169CB" w:rsidRPr="008C630D">
        <w:rPr>
          <w:rFonts w:ascii="Arial" w:hAnsi="Arial" w:cs="Arial"/>
          <w:noProof/>
          <w:sz w:val="22"/>
          <w:szCs w:val="22"/>
        </w:rPr>
        <w:t>)</w:t>
      </w:r>
      <w:r w:rsidRPr="008C630D">
        <w:rPr>
          <w:rFonts w:ascii="Arial" w:hAnsi="Arial" w:cs="Arial"/>
          <w:sz w:val="22"/>
          <w:szCs w:val="22"/>
        </w:rPr>
        <w:t>.</w:t>
      </w:r>
      <w:r>
        <w:rPr>
          <w:rFonts w:ascii="Arial" w:hAnsi="Arial" w:cs="Arial"/>
          <w:sz w:val="22"/>
          <w:szCs w:val="22"/>
        </w:rPr>
        <w:t xml:space="preserve"> We have extensive experience </w:t>
      </w:r>
      <w:r w:rsidR="009305B7">
        <w:rPr>
          <w:rFonts w:ascii="Arial" w:hAnsi="Arial" w:cs="Arial"/>
          <w:sz w:val="22"/>
          <w:szCs w:val="22"/>
        </w:rPr>
        <w:t>with</w:t>
      </w:r>
      <w:r>
        <w:rPr>
          <w:rFonts w:ascii="Arial" w:hAnsi="Arial" w:cs="Arial"/>
          <w:sz w:val="22"/>
          <w:szCs w:val="22"/>
        </w:rPr>
        <w:t xml:space="preserve"> this type of</w:t>
      </w:r>
      <w:r w:rsidR="00E169CB">
        <w:rPr>
          <w:rFonts w:ascii="Arial" w:hAnsi="Arial" w:cs="Arial"/>
          <w:sz w:val="22"/>
          <w:szCs w:val="22"/>
        </w:rPr>
        <w:t xml:space="preserve"> network</w:t>
      </w:r>
      <w:r>
        <w:rPr>
          <w:rFonts w:ascii="Arial" w:hAnsi="Arial" w:cs="Arial"/>
          <w:sz w:val="22"/>
          <w:szCs w:val="22"/>
        </w:rPr>
        <w:t xml:space="preserve"> permutation </w:t>
      </w:r>
      <w:r w:rsidR="00AB1BB6">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AB1BB6">
        <w:rPr>
          <w:rFonts w:ascii="Arial" w:hAnsi="Arial" w:cs="Arial"/>
          <w:sz w:val="22"/>
          <w:szCs w:val="22"/>
        </w:rPr>
      </w:r>
      <w:r w:rsidR="00AB1BB6">
        <w:rPr>
          <w:rFonts w:ascii="Arial" w:hAnsi="Arial" w:cs="Arial"/>
          <w:sz w:val="22"/>
          <w:szCs w:val="22"/>
        </w:rPr>
        <w:fldChar w:fldCharType="separate"/>
      </w:r>
      <w:r w:rsidR="003A4F23">
        <w:rPr>
          <w:rFonts w:ascii="Arial" w:hAnsi="Arial" w:cs="Arial"/>
          <w:noProof/>
          <w:sz w:val="22"/>
          <w:szCs w:val="22"/>
        </w:rPr>
        <w:t>[30, 34]</w:t>
      </w:r>
      <w:r w:rsidR="00AB1BB6">
        <w:rPr>
          <w:rFonts w:ascii="Arial" w:hAnsi="Arial" w:cs="Arial"/>
          <w:sz w:val="22"/>
          <w:szCs w:val="22"/>
        </w:rPr>
        <w:fldChar w:fldCharType="end"/>
      </w:r>
      <w:r>
        <w:rPr>
          <w:rFonts w:ascii="Arial" w:hAnsi="Arial" w:cs="Arial"/>
          <w:sz w:val="22"/>
          <w:szCs w:val="22"/>
        </w:rPr>
        <w:t xml:space="preserve">. </w:t>
      </w:r>
    </w:p>
    <w:p w14:paraId="7B9B8470" w14:textId="3E7E7411" w:rsidR="00C41EB7" w:rsidRDefault="00C41EB7" w:rsidP="00C41EB7">
      <w:pPr>
        <w:spacing w:before="200"/>
        <w:rPr>
          <w:rFonts w:ascii="Arial" w:hAnsi="Arial" w:cs="Arial"/>
          <w:sz w:val="22"/>
          <w:szCs w:val="22"/>
        </w:rPr>
      </w:pPr>
      <w:r>
        <w:rPr>
          <w:rFonts w:ascii="Arial" w:hAnsi="Arial" w:cs="Arial"/>
          <w:sz w:val="22"/>
          <w:szCs w:val="22"/>
        </w:rPr>
        <w:t xml:space="preserve">From the permutations, we can compute the random </w:t>
      </w:r>
      <w:r w:rsidR="00E169CB">
        <w:rPr>
          <w:rFonts w:ascii="Arial" w:hAnsi="Arial" w:cs="Arial"/>
          <w:sz w:val="22"/>
          <w:szCs w:val="22"/>
        </w:rPr>
        <w:t>number of SNP pairs</w:t>
      </w:r>
      <w:r>
        <w:rPr>
          <w:rFonts w:ascii="Arial" w:hAnsi="Arial" w:cs="Arial"/>
          <w:sz w:val="22"/>
          <w:szCs w:val="22"/>
        </w:rPr>
        <w:t xml:space="preserve"> </w:t>
      </w:r>
      <w:r w:rsidR="00E169CB">
        <w:rPr>
          <w:rFonts w:ascii="Arial" w:hAnsi="Arial" w:cs="Arial"/>
          <w:sz w:val="22"/>
          <w:szCs w:val="22"/>
        </w:rPr>
        <w:t>with</w:t>
      </w:r>
      <w:r>
        <w:rPr>
          <w:rFonts w:ascii="Arial" w:hAnsi="Arial" w:cs="Arial"/>
          <w:sz w:val="22"/>
          <w:szCs w:val="22"/>
        </w:rPr>
        <w:t xml:space="preserve"> such regulatory mechanisms for each pair of diseases</w:t>
      </w:r>
      <w:r w:rsidR="00E169CB">
        <w:rPr>
          <w:rFonts w:ascii="Arial" w:hAnsi="Arial" w:cs="Arial"/>
          <w:sz w:val="22"/>
          <w:szCs w:val="22"/>
        </w:rPr>
        <w:t>,</w:t>
      </w:r>
      <w:r>
        <w:rPr>
          <w:rFonts w:ascii="Arial" w:hAnsi="Arial" w:cs="Arial"/>
          <w:sz w:val="22"/>
          <w:szCs w:val="22"/>
        </w:rPr>
        <w:t xml:space="preserve"> and check the proportion of permutations yielded more common regulatory mechanisms than observed, which serves as the p-value for the corresponding regulatory mechanism of the disease pair. Finally, we will correct multiple comparisons by false discovery rate for all tested disease pairs, and prioritize those with FDR&lt;0.05 as </w:t>
      </w:r>
      <w:r w:rsidR="008C5112">
        <w:rPr>
          <w:rFonts w:ascii="Arial" w:hAnsi="Arial" w:cs="Arial"/>
          <w:sz w:val="22"/>
          <w:szCs w:val="22"/>
        </w:rPr>
        <w:t>tentative</w:t>
      </w:r>
      <w:r>
        <w:rPr>
          <w:rFonts w:ascii="Arial" w:hAnsi="Arial" w:cs="Arial"/>
          <w:sz w:val="22"/>
          <w:szCs w:val="22"/>
        </w:rPr>
        <w:t xml:space="preserve"> comorbid disease pairs.</w:t>
      </w:r>
    </w:p>
    <w:p w14:paraId="1834BDCB" w14:textId="4B3A9282" w:rsidR="00C41EB7" w:rsidRPr="00106D02" w:rsidRDefault="00C41EB7" w:rsidP="00C41EB7">
      <w:pPr>
        <w:spacing w:before="200"/>
        <w:rPr>
          <w:rFonts w:ascii="Arial" w:hAnsi="Arial" w:cs="Arial"/>
          <w:sz w:val="22"/>
          <w:szCs w:val="22"/>
        </w:rPr>
      </w:pPr>
      <w:r w:rsidRPr="00F97890">
        <w:rPr>
          <w:rFonts w:ascii="Arial" w:hAnsi="Arial" w:cs="Arial"/>
          <w:i/>
          <w:sz w:val="22"/>
          <w:szCs w:val="22"/>
        </w:rPr>
        <w:t xml:space="preserve">Internal </w:t>
      </w:r>
      <w:r w:rsidRPr="006F1FD7">
        <w:rPr>
          <w:rFonts w:ascii="Arial" w:hAnsi="Arial" w:cs="Arial"/>
          <w:i/>
          <w:noProof/>
          <w:sz w:val="22"/>
          <w:szCs w:val="22"/>
        </w:rPr>
        <w:t>evaluation</w:t>
      </w:r>
      <w:r>
        <w:rPr>
          <w:rFonts w:ascii="Arial" w:hAnsi="Arial" w:cs="Arial"/>
          <w:sz w:val="22"/>
          <w:szCs w:val="22"/>
        </w:rPr>
        <w:t xml:space="preserve">: To evaluate the accuracy of this approach, we will compare the prioritized disease pairs with the disease comorbidity in </w:t>
      </w:r>
      <w:r w:rsidR="008C5112">
        <w:rPr>
          <w:rFonts w:ascii="Arial" w:hAnsi="Arial" w:cs="Arial"/>
          <w:sz w:val="22"/>
          <w:szCs w:val="22"/>
        </w:rPr>
        <w:t xml:space="preserve">the </w:t>
      </w:r>
      <w:r>
        <w:rPr>
          <w:rFonts w:ascii="Arial" w:hAnsi="Arial" w:cs="Arial"/>
          <w:sz w:val="22"/>
          <w:szCs w:val="22"/>
        </w:rPr>
        <w:t xml:space="preserve">HCUP dataset and </w:t>
      </w:r>
      <w:r w:rsidR="008C5112">
        <w:rPr>
          <w:rFonts w:ascii="Arial" w:hAnsi="Arial" w:cs="Arial"/>
          <w:sz w:val="22"/>
          <w:szCs w:val="22"/>
        </w:rPr>
        <w:t xml:space="preserve">the </w:t>
      </w:r>
      <w:r>
        <w:rPr>
          <w:rFonts w:ascii="Arial" w:hAnsi="Arial" w:cs="Arial"/>
          <w:sz w:val="22"/>
          <w:szCs w:val="22"/>
        </w:rPr>
        <w:t xml:space="preserve">Banner-University data warehouse. </w:t>
      </w:r>
      <w:r w:rsidR="00356259">
        <w:rPr>
          <w:rFonts w:ascii="Arial" w:hAnsi="Arial" w:cs="Arial"/>
          <w:sz w:val="22"/>
          <w:szCs w:val="22"/>
        </w:rPr>
        <w:t>First, w</w:t>
      </w:r>
      <w:r>
        <w:rPr>
          <w:rFonts w:ascii="Arial" w:hAnsi="Arial" w:cs="Arial"/>
          <w:sz w:val="22"/>
          <w:szCs w:val="22"/>
        </w:rPr>
        <w:t>e will assess the comorbidity of any diseases that we</w:t>
      </w:r>
      <w:r w:rsidR="00356259">
        <w:rPr>
          <w:rFonts w:ascii="Arial" w:hAnsi="Arial" w:cs="Arial"/>
          <w:sz w:val="22"/>
          <w:szCs w:val="22"/>
        </w:rPr>
        <w:t xml:space="preserve"> computationally modeled </w:t>
      </w:r>
      <w:r>
        <w:rPr>
          <w:rFonts w:ascii="Arial" w:hAnsi="Arial" w:cs="Arial"/>
          <w:sz w:val="22"/>
          <w:szCs w:val="22"/>
        </w:rPr>
        <w:t>in</w:t>
      </w:r>
      <w:r w:rsidR="008C5112">
        <w:rPr>
          <w:rFonts w:ascii="Arial" w:hAnsi="Arial" w:cs="Arial"/>
          <w:sz w:val="22"/>
          <w:szCs w:val="22"/>
        </w:rPr>
        <w:t xml:space="preserve"> the</w:t>
      </w:r>
      <w:r>
        <w:rPr>
          <w:rFonts w:ascii="Arial" w:hAnsi="Arial" w:cs="Arial"/>
          <w:sz w:val="22"/>
          <w:szCs w:val="22"/>
        </w:rPr>
        <w:t xml:space="preserve"> ENCODE </w:t>
      </w:r>
      <w:r w:rsidR="00356259">
        <w:rPr>
          <w:rFonts w:ascii="Arial" w:hAnsi="Arial" w:cs="Arial"/>
          <w:sz w:val="22"/>
          <w:szCs w:val="22"/>
        </w:rPr>
        <w:t>by</w:t>
      </w:r>
      <w:r>
        <w:rPr>
          <w:rFonts w:ascii="Arial" w:hAnsi="Arial" w:cs="Arial"/>
          <w:sz w:val="22"/>
          <w:szCs w:val="22"/>
        </w:rPr>
        <w:t xml:space="preserve"> </w:t>
      </w:r>
      <w:r w:rsidR="00356259">
        <w:rPr>
          <w:rFonts w:ascii="Arial" w:hAnsi="Arial" w:cs="Arial"/>
          <w:sz w:val="22"/>
          <w:szCs w:val="22"/>
        </w:rPr>
        <w:t xml:space="preserve">each EMR </w:t>
      </w:r>
      <w:r>
        <w:rPr>
          <w:rFonts w:ascii="Arial" w:hAnsi="Arial" w:cs="Arial"/>
          <w:sz w:val="22"/>
          <w:szCs w:val="22"/>
        </w:rPr>
        <w:t xml:space="preserve">dataset. </w:t>
      </w:r>
      <w:r w:rsidR="008C5112">
        <w:rPr>
          <w:rFonts w:ascii="Arial" w:hAnsi="Arial" w:cs="Arial"/>
          <w:sz w:val="22"/>
          <w:szCs w:val="22"/>
        </w:rPr>
        <w:t xml:space="preserve">The </w:t>
      </w:r>
      <w:r>
        <w:rPr>
          <w:rFonts w:ascii="Arial" w:hAnsi="Arial" w:cs="Arial"/>
          <w:sz w:val="22"/>
          <w:szCs w:val="22"/>
        </w:rPr>
        <w:t>HCUP</w:t>
      </w:r>
      <w:r w:rsidR="008C5112">
        <w:rPr>
          <w:rFonts w:ascii="Arial" w:hAnsi="Arial" w:cs="Arial"/>
          <w:sz w:val="22"/>
          <w:szCs w:val="22"/>
        </w:rPr>
        <w:t xml:space="preserve"> dataset we have access</w:t>
      </w:r>
      <w:r>
        <w:rPr>
          <w:rFonts w:ascii="Arial" w:hAnsi="Arial" w:cs="Arial"/>
          <w:sz w:val="22"/>
          <w:szCs w:val="22"/>
        </w:rPr>
        <w:t xml:space="preserve"> consists of more than 7 million patients</w:t>
      </w:r>
      <w:r w:rsidR="00746D32">
        <w:rPr>
          <w:rFonts w:ascii="Arial" w:hAnsi="Arial" w:cs="Arial"/>
          <w:sz w:val="22"/>
          <w:szCs w:val="22"/>
        </w:rPr>
        <w:t xml:space="preserve"> and is </w:t>
      </w:r>
      <w:r w:rsidR="008C5112">
        <w:rPr>
          <w:rFonts w:ascii="Arial" w:hAnsi="Arial" w:cs="Arial"/>
          <w:sz w:val="22"/>
          <w:szCs w:val="22"/>
        </w:rPr>
        <w:t>sufficient</w:t>
      </w:r>
      <w:r w:rsidR="00746D32">
        <w:rPr>
          <w:rFonts w:ascii="Arial" w:hAnsi="Arial" w:cs="Arial"/>
          <w:sz w:val="22"/>
          <w:szCs w:val="22"/>
        </w:rPr>
        <w:t xml:space="preserve"> for estimat</w:t>
      </w:r>
      <w:r w:rsidR="008C5112">
        <w:rPr>
          <w:rFonts w:ascii="Arial" w:hAnsi="Arial" w:cs="Arial"/>
          <w:sz w:val="22"/>
          <w:szCs w:val="22"/>
        </w:rPr>
        <w:t>ing</w:t>
      </w:r>
      <w:r w:rsidR="00746D32">
        <w:rPr>
          <w:rFonts w:ascii="Arial" w:hAnsi="Arial" w:cs="Arial"/>
          <w:sz w:val="22"/>
          <w:szCs w:val="22"/>
        </w:rPr>
        <w:t xml:space="preserve"> the comorbidity effect</w:t>
      </w:r>
      <w:r>
        <w:rPr>
          <w:rFonts w:ascii="Arial" w:hAnsi="Arial" w:cs="Arial"/>
          <w:sz w:val="22"/>
          <w:szCs w:val="22"/>
        </w:rPr>
        <w:t xml:space="preserve">. We will use Fisher Exact Test to test the comorbidity of diseases in </w:t>
      </w:r>
      <w:r w:rsidR="00746D32">
        <w:rPr>
          <w:rFonts w:ascii="Arial" w:hAnsi="Arial" w:cs="Arial"/>
          <w:sz w:val="22"/>
          <w:szCs w:val="22"/>
        </w:rPr>
        <w:t>each</w:t>
      </w:r>
      <w:r>
        <w:rPr>
          <w:rFonts w:ascii="Arial" w:hAnsi="Arial" w:cs="Arial"/>
          <w:sz w:val="22"/>
          <w:szCs w:val="22"/>
        </w:rPr>
        <w:t xml:space="preserve"> EMR dataset with the control of the potential confounders</w:t>
      </w:r>
      <w:r w:rsidR="00746D32">
        <w:rPr>
          <w:rFonts w:ascii="Arial" w:hAnsi="Arial" w:cs="Arial"/>
          <w:sz w:val="22"/>
          <w:szCs w:val="22"/>
        </w:rPr>
        <w:t>, such as</w:t>
      </w:r>
      <w:r>
        <w:rPr>
          <w:rFonts w:ascii="Arial" w:hAnsi="Arial" w:cs="Arial"/>
          <w:sz w:val="22"/>
          <w:szCs w:val="22"/>
        </w:rPr>
        <w:t xml:space="preserve"> </w:t>
      </w:r>
      <w:r w:rsidR="00746D32">
        <w:rPr>
          <w:rFonts w:ascii="Arial" w:hAnsi="Arial" w:cs="Arial"/>
          <w:sz w:val="22"/>
          <w:szCs w:val="22"/>
        </w:rPr>
        <w:t>sex</w:t>
      </w:r>
      <w:r>
        <w:rPr>
          <w:rFonts w:ascii="Arial" w:hAnsi="Arial" w:cs="Arial"/>
          <w:sz w:val="22"/>
          <w:szCs w:val="22"/>
        </w:rPr>
        <w:t xml:space="preserve"> and age. We will also use Fisher Exact Test to assess the </w:t>
      </w:r>
      <w:r w:rsidR="00746D32">
        <w:rPr>
          <w:rFonts w:ascii="Arial" w:hAnsi="Arial" w:cs="Arial"/>
          <w:sz w:val="22"/>
          <w:szCs w:val="22"/>
        </w:rPr>
        <w:t>enrichment of significantly</w:t>
      </w:r>
      <w:r>
        <w:rPr>
          <w:rFonts w:ascii="Arial" w:hAnsi="Arial" w:cs="Arial"/>
          <w:sz w:val="22"/>
          <w:szCs w:val="22"/>
        </w:rPr>
        <w:t xml:space="preserve"> </w:t>
      </w:r>
      <w:r w:rsidR="00746D32">
        <w:rPr>
          <w:rFonts w:ascii="Arial" w:hAnsi="Arial" w:cs="Arial"/>
          <w:sz w:val="22"/>
          <w:szCs w:val="22"/>
        </w:rPr>
        <w:t>shared biological mechanisms</w:t>
      </w:r>
      <w:r>
        <w:rPr>
          <w:rFonts w:ascii="Arial" w:hAnsi="Arial" w:cs="Arial"/>
          <w:sz w:val="22"/>
          <w:szCs w:val="22"/>
        </w:rPr>
        <w:t xml:space="preserve"> </w:t>
      </w:r>
      <w:r w:rsidR="00746D32">
        <w:rPr>
          <w:rFonts w:ascii="Arial" w:hAnsi="Arial" w:cs="Arial"/>
          <w:sz w:val="22"/>
          <w:szCs w:val="22"/>
        </w:rPr>
        <w:t>in</w:t>
      </w:r>
      <w:r>
        <w:rPr>
          <w:rFonts w:ascii="Arial" w:hAnsi="Arial" w:cs="Arial"/>
          <w:sz w:val="22"/>
          <w:szCs w:val="22"/>
        </w:rPr>
        <w:t xml:space="preserve"> clinical</w:t>
      </w:r>
      <w:r w:rsidR="00746D32">
        <w:rPr>
          <w:rFonts w:ascii="Arial" w:hAnsi="Arial" w:cs="Arial"/>
          <w:sz w:val="22"/>
          <w:szCs w:val="22"/>
        </w:rPr>
        <w:t xml:space="preserve"> observed</w:t>
      </w:r>
      <w:r>
        <w:rPr>
          <w:rFonts w:ascii="Arial" w:hAnsi="Arial" w:cs="Arial"/>
          <w:sz w:val="22"/>
          <w:szCs w:val="22"/>
        </w:rPr>
        <w:t xml:space="preserve"> </w:t>
      </w:r>
      <w:r w:rsidR="00746D32">
        <w:rPr>
          <w:rFonts w:ascii="Arial" w:hAnsi="Arial" w:cs="Arial"/>
          <w:sz w:val="22"/>
          <w:szCs w:val="22"/>
        </w:rPr>
        <w:t>comorbidity</w:t>
      </w:r>
      <w:r>
        <w:rPr>
          <w:rFonts w:ascii="Arial" w:hAnsi="Arial" w:cs="Arial"/>
          <w:sz w:val="22"/>
          <w:szCs w:val="22"/>
        </w:rPr>
        <w:t xml:space="preserve">. A </w:t>
      </w:r>
      <w:r>
        <w:rPr>
          <w:rFonts w:ascii="Arial" w:hAnsi="Arial" w:cs="Arial"/>
          <w:sz w:val="22"/>
          <w:szCs w:val="22"/>
        </w:rPr>
        <w:lastRenderedPageBreak/>
        <w:t xml:space="preserve">significant enrichment with enough effect size (OR&gt;2) between the genetic and clinical datasets suggests a potential role of the regulatory mechanisms in disease comorbidity as a whole. </w:t>
      </w:r>
    </w:p>
    <w:p w14:paraId="3A61C706" w14:textId="77777777" w:rsidR="00C41EB7" w:rsidRDefault="00C41EB7" w:rsidP="00C41EB7">
      <w:pPr>
        <w:keepNext/>
        <w:spacing w:before="200"/>
        <w:rPr>
          <w:rFonts w:ascii="Arial" w:hAnsi="Arial" w:cs="Arial"/>
          <w:b/>
          <w:sz w:val="22"/>
          <w:szCs w:val="22"/>
        </w:rPr>
      </w:pPr>
      <w:r>
        <w:rPr>
          <w:rFonts w:ascii="Arial" w:hAnsi="Arial" w:cs="Arial"/>
          <w:b/>
          <w:sz w:val="22"/>
          <w:szCs w:val="22"/>
        </w:rPr>
        <w:t xml:space="preserve">SA 2.2 </w:t>
      </w:r>
      <w:r w:rsidRPr="00277C27">
        <w:rPr>
          <w:rFonts w:ascii="Arial" w:hAnsi="Arial" w:cs="Arial"/>
          <w:b/>
          <w:sz w:val="22"/>
          <w:szCs w:val="22"/>
        </w:rPr>
        <w:t>Use overall ENCODE similarity of disease pairs to model disease comorbidity</w:t>
      </w:r>
    </w:p>
    <w:p w14:paraId="541D0672" w14:textId="20AED714" w:rsidR="00C41EB7" w:rsidRDefault="00C41EB7" w:rsidP="00C41EB7">
      <w:pPr>
        <w:spacing w:before="200"/>
        <w:rPr>
          <w:rFonts w:ascii="Arial" w:hAnsi="Arial" w:cs="Arial"/>
          <w:sz w:val="22"/>
          <w:szCs w:val="22"/>
        </w:rPr>
      </w:pPr>
      <w:r>
        <w:rPr>
          <w:rFonts w:ascii="Arial" w:hAnsi="Arial" w:cs="Arial"/>
          <w:sz w:val="22"/>
          <w:szCs w:val="22"/>
        </w:rPr>
        <w:t xml:space="preserve">This sub aim will quantify the overall ENCODE similarity of any </w:t>
      </w:r>
      <w:r w:rsidR="00633898">
        <w:rPr>
          <w:rFonts w:ascii="Arial" w:hAnsi="Arial" w:cs="Arial"/>
          <w:sz w:val="22"/>
          <w:szCs w:val="22"/>
        </w:rPr>
        <w:t xml:space="preserve">pair of </w:t>
      </w:r>
      <w:r>
        <w:rPr>
          <w:rFonts w:ascii="Arial" w:hAnsi="Arial" w:cs="Arial"/>
          <w:sz w:val="22"/>
          <w:szCs w:val="22"/>
        </w:rPr>
        <w:t xml:space="preserve">complex diseases. </w:t>
      </w:r>
      <w:r w:rsidRPr="004A5A3E">
        <w:rPr>
          <w:rFonts w:ascii="Arial" w:hAnsi="Arial" w:cs="Arial"/>
          <w:i/>
          <w:sz w:val="22"/>
          <w:szCs w:val="22"/>
        </w:rPr>
        <w:t>We hypothesize that a pair of comorbid diseases are</w:t>
      </w:r>
      <w:r w:rsidR="00633898">
        <w:rPr>
          <w:rFonts w:ascii="Arial" w:hAnsi="Arial" w:cs="Arial"/>
          <w:i/>
          <w:sz w:val="22"/>
          <w:szCs w:val="22"/>
        </w:rPr>
        <w:t xml:space="preserve"> underlain</w:t>
      </w:r>
      <w:r w:rsidRPr="004A5A3E">
        <w:rPr>
          <w:rFonts w:ascii="Arial" w:hAnsi="Arial" w:cs="Arial"/>
          <w:i/>
          <w:sz w:val="22"/>
          <w:szCs w:val="22"/>
        </w:rPr>
        <w:t xml:space="preserve"> by two functional</w:t>
      </w:r>
      <w:r w:rsidR="00633898">
        <w:rPr>
          <w:rFonts w:ascii="Arial" w:hAnsi="Arial" w:cs="Arial"/>
          <w:i/>
          <w:sz w:val="22"/>
          <w:szCs w:val="22"/>
        </w:rPr>
        <w:t>ly</w:t>
      </w:r>
      <w:r w:rsidRPr="004A5A3E">
        <w:rPr>
          <w:rFonts w:ascii="Arial" w:hAnsi="Arial" w:cs="Arial"/>
          <w:i/>
          <w:sz w:val="22"/>
          <w:szCs w:val="22"/>
        </w:rPr>
        <w:t xml:space="preserve"> related sets of SNPs associated with the two diseases respectively.</w:t>
      </w:r>
      <w:r>
        <w:rPr>
          <w:rFonts w:ascii="Arial" w:hAnsi="Arial" w:cs="Arial"/>
          <w:sz w:val="22"/>
          <w:szCs w:val="22"/>
        </w:rPr>
        <w:t xml:space="preserve"> Thus, the perturbation of the physiology of one disease by genetic variations may perturb the other. Therefore, we can employ similar strategy in Aim 1 to first quantify functional similarity of SNP pairs, and then integrate the functional similarity (equivalently</w:t>
      </w:r>
      <w:r w:rsidR="00633898">
        <w:rPr>
          <w:rFonts w:ascii="Arial" w:hAnsi="Arial" w:cs="Arial"/>
          <w:sz w:val="22"/>
          <w:szCs w:val="22"/>
        </w:rPr>
        <w:t xml:space="preserve"> functional</w:t>
      </w:r>
      <w:r>
        <w:rPr>
          <w:rFonts w:ascii="Arial" w:hAnsi="Arial" w:cs="Arial"/>
          <w:sz w:val="22"/>
          <w:szCs w:val="22"/>
        </w:rPr>
        <w:t xml:space="preserve"> distance) for pairs of diseases. </w:t>
      </w:r>
    </w:p>
    <w:p w14:paraId="125EE358" w14:textId="5CF476A5" w:rsidR="00C41EB7" w:rsidRDefault="00C41EB7" w:rsidP="00C41EB7">
      <w:pPr>
        <w:spacing w:before="200"/>
        <w:rPr>
          <w:rFonts w:ascii="Arial" w:hAnsi="Arial" w:cs="Arial"/>
          <w:sz w:val="22"/>
          <w:szCs w:val="22"/>
        </w:rPr>
      </w:pPr>
      <w:r>
        <w:rPr>
          <w:rFonts w:ascii="Arial" w:hAnsi="Arial" w:cs="Arial"/>
          <w:sz w:val="22"/>
          <w:szCs w:val="22"/>
        </w:rPr>
        <w:t>For a pair of investigated diseases, denoted as A and B, we will quantify the</w:t>
      </w:r>
      <w:r w:rsidR="00633898">
        <w:rPr>
          <w:rFonts w:ascii="Arial" w:hAnsi="Arial" w:cs="Arial"/>
          <w:sz w:val="22"/>
          <w:szCs w:val="22"/>
        </w:rPr>
        <w:t>ir</w:t>
      </w:r>
      <w:r>
        <w:rPr>
          <w:rFonts w:ascii="Arial" w:hAnsi="Arial" w:cs="Arial"/>
          <w:sz w:val="22"/>
          <w:szCs w:val="22"/>
        </w:rPr>
        <w:t xml:space="preserve"> ENCODE similarity with respect to a cell type as follows: </w:t>
      </w:r>
    </w:p>
    <w:p w14:paraId="5D44624F" w14:textId="3F9E9BD8" w:rsidR="00C41EB7" w:rsidRPr="002D000A" w:rsidRDefault="00C41EB7" w:rsidP="00C41EB7">
      <w:pPr>
        <w:pStyle w:val="ListParagraph"/>
        <w:numPr>
          <w:ilvl w:val="0"/>
          <w:numId w:val="4"/>
        </w:numPr>
        <w:spacing w:before="200"/>
        <w:rPr>
          <w:rFonts w:ascii="Arial" w:hAnsi="Arial" w:cs="Arial"/>
          <w:sz w:val="22"/>
          <w:szCs w:val="22"/>
        </w:rPr>
      </w:pPr>
      <w:r w:rsidRPr="002D000A">
        <w:rPr>
          <w:rFonts w:ascii="Arial" w:hAnsi="Arial" w:cs="Arial"/>
          <w:sz w:val="22"/>
          <w:szCs w:val="22"/>
        </w:rPr>
        <w:t xml:space="preserve">Collect all SNPs that associate with the two diseases from </w:t>
      </w:r>
      <w:r>
        <w:rPr>
          <w:rFonts w:ascii="Arial" w:hAnsi="Arial" w:cs="Arial"/>
          <w:sz w:val="22"/>
          <w:szCs w:val="22"/>
        </w:rPr>
        <w:t>the NHGRI GWAS catalog, along with LD SNPs</w:t>
      </w:r>
      <w:r w:rsidR="00405123">
        <w:rPr>
          <w:rFonts w:ascii="Arial" w:hAnsi="Arial" w:cs="Arial"/>
          <w:sz w:val="22"/>
          <w:szCs w:val="22"/>
        </w:rPr>
        <w:t xml:space="preserve"> of these SNPs</w:t>
      </w:r>
      <w:r>
        <w:rPr>
          <w:rFonts w:ascii="Arial" w:hAnsi="Arial" w:cs="Arial"/>
          <w:sz w:val="22"/>
          <w:szCs w:val="22"/>
        </w:rPr>
        <w:t xml:space="preserve"> </w:t>
      </w:r>
      <w:r w:rsidR="00405123">
        <w:rPr>
          <w:rFonts w:ascii="Arial" w:hAnsi="Arial" w:cs="Arial"/>
          <w:sz w:val="22"/>
          <w:szCs w:val="22"/>
        </w:rPr>
        <w:t xml:space="preserve">if their linkage disequilibrium </w:t>
      </w:r>
      <w:r w:rsidRPr="002D000A">
        <w:rPr>
          <w:rFonts w:ascii="Arial" w:hAnsi="Arial" w:cs="Arial"/>
          <w:sz w:val="22"/>
          <w:szCs w:val="22"/>
        </w:rPr>
        <w:t>r</w:t>
      </w:r>
      <w:r w:rsidRPr="002D000A">
        <w:rPr>
          <w:rFonts w:ascii="Arial" w:hAnsi="Arial" w:cs="Arial"/>
          <w:sz w:val="22"/>
          <w:szCs w:val="22"/>
          <w:vertAlign w:val="superscript"/>
        </w:rPr>
        <w:t>2</w:t>
      </w:r>
      <w:r w:rsidRPr="002D000A">
        <w:rPr>
          <w:rFonts w:ascii="Arial" w:hAnsi="Arial" w:cs="Arial"/>
          <w:sz w:val="22"/>
          <w:szCs w:val="22"/>
        </w:rPr>
        <w:t>&gt;0.8 based on</w:t>
      </w:r>
      <w:r>
        <w:rPr>
          <w:rFonts w:ascii="Arial" w:hAnsi="Arial" w:cs="Arial"/>
          <w:sz w:val="22"/>
          <w:szCs w:val="22"/>
        </w:rPr>
        <w:t xml:space="preserve"> the</w:t>
      </w:r>
      <w:r w:rsidRPr="002D000A">
        <w:rPr>
          <w:rFonts w:ascii="Arial" w:hAnsi="Arial" w:cs="Arial"/>
          <w:sz w:val="22"/>
          <w:szCs w:val="22"/>
        </w:rPr>
        <w:t xml:space="preserve"> 1000 genome project</w:t>
      </w:r>
    </w:p>
    <w:p w14:paraId="237C6B82" w14:textId="42026DF8" w:rsidR="00C41EB7" w:rsidRDefault="00C41EB7" w:rsidP="00C41EB7">
      <w:pPr>
        <w:pStyle w:val="ListParagraph"/>
        <w:numPr>
          <w:ilvl w:val="0"/>
          <w:numId w:val="4"/>
        </w:numPr>
        <w:spacing w:before="200"/>
        <w:rPr>
          <w:rFonts w:ascii="Arial" w:hAnsi="Arial" w:cs="Arial"/>
          <w:sz w:val="22"/>
          <w:szCs w:val="22"/>
        </w:rPr>
      </w:pPr>
      <w:r>
        <w:rPr>
          <w:rFonts w:ascii="Arial" w:hAnsi="Arial" w:cs="Arial"/>
          <w:sz w:val="22"/>
          <w:szCs w:val="22"/>
        </w:rPr>
        <w:t xml:space="preserve">Reuse the distances of SNP pairs across the two diseases calculated </w:t>
      </w:r>
      <w:r w:rsidR="00A76CE7">
        <w:rPr>
          <w:rFonts w:ascii="Arial" w:hAnsi="Arial" w:cs="Arial"/>
          <w:sz w:val="22"/>
          <w:szCs w:val="22"/>
        </w:rPr>
        <w:t>from</w:t>
      </w:r>
      <w:r>
        <w:rPr>
          <w:rFonts w:ascii="Arial" w:hAnsi="Arial" w:cs="Arial"/>
          <w:sz w:val="22"/>
          <w:szCs w:val="22"/>
        </w:rPr>
        <w:t xml:space="preserve"> a variety of assays in </w:t>
      </w:r>
      <w:r w:rsidR="00A76CE7">
        <w:rPr>
          <w:rFonts w:ascii="Arial" w:hAnsi="Arial" w:cs="Arial"/>
          <w:sz w:val="22"/>
          <w:szCs w:val="22"/>
        </w:rPr>
        <w:t xml:space="preserve">the </w:t>
      </w:r>
      <w:r>
        <w:rPr>
          <w:rFonts w:ascii="Arial" w:hAnsi="Arial" w:cs="Arial"/>
          <w:sz w:val="22"/>
          <w:szCs w:val="22"/>
        </w:rPr>
        <w:t>ENCODE</w:t>
      </w:r>
      <w:r w:rsidR="00A76CE7">
        <w:rPr>
          <w:rFonts w:ascii="Arial" w:hAnsi="Arial" w:cs="Arial"/>
          <w:sz w:val="22"/>
          <w:szCs w:val="22"/>
        </w:rPr>
        <w:t xml:space="preserve"> dataset by multiple factor analysis (</w:t>
      </w:r>
      <w:r w:rsidR="00A76CE7" w:rsidRPr="0049543E">
        <w:rPr>
          <w:rFonts w:ascii="Arial" w:hAnsi="Arial" w:cs="Arial"/>
          <w:b/>
          <w:sz w:val="22"/>
          <w:szCs w:val="22"/>
        </w:rPr>
        <w:t>Sub Aim 1.1</w:t>
      </w:r>
      <w:r w:rsidR="00A76CE7">
        <w:rPr>
          <w:rFonts w:ascii="Arial" w:hAnsi="Arial" w:cs="Arial"/>
          <w:sz w:val="22"/>
          <w:szCs w:val="22"/>
        </w:rPr>
        <w:t>)</w:t>
      </w:r>
    </w:p>
    <w:p w14:paraId="773528E6" w14:textId="0800A318" w:rsidR="00C41EB7" w:rsidRDefault="00C41EB7" w:rsidP="00C41EB7">
      <w:pPr>
        <w:pStyle w:val="ListParagraph"/>
        <w:numPr>
          <w:ilvl w:val="0"/>
          <w:numId w:val="4"/>
        </w:numPr>
        <w:spacing w:before="200"/>
        <w:rPr>
          <w:rFonts w:ascii="Arial" w:hAnsi="Arial" w:cs="Arial"/>
          <w:sz w:val="22"/>
          <w:szCs w:val="22"/>
        </w:rPr>
      </w:pPr>
      <w:r w:rsidRPr="006F1FD7">
        <w:rPr>
          <w:rFonts w:ascii="Arial" w:hAnsi="Arial" w:cs="Arial"/>
          <w:noProof/>
          <w:sz w:val="22"/>
          <w:szCs w:val="22"/>
        </w:rPr>
        <w:t>For each SNP (s</w:t>
      </w:r>
      <w:r w:rsidRPr="006F1FD7">
        <w:rPr>
          <w:rFonts w:ascii="Arial" w:hAnsi="Arial" w:cs="Arial"/>
          <w:noProof/>
          <w:sz w:val="22"/>
          <w:szCs w:val="22"/>
          <w:vertAlign w:val="subscript"/>
        </w:rPr>
        <w:t>1</w:t>
      </w:r>
      <w:r w:rsidRPr="006F1FD7">
        <w:rPr>
          <w:rFonts w:ascii="Arial" w:hAnsi="Arial" w:cs="Arial"/>
          <w:noProof/>
          <w:sz w:val="22"/>
          <w:szCs w:val="22"/>
        </w:rPr>
        <w:t>) in a disease (</w:t>
      </w:r>
      <w:r w:rsidR="009305B7">
        <w:rPr>
          <w:rFonts w:ascii="Arial" w:hAnsi="Arial" w:cs="Arial"/>
          <w:noProof/>
          <w:sz w:val="22"/>
          <w:szCs w:val="22"/>
        </w:rPr>
        <w:t>i.e.</w:t>
      </w:r>
      <w:r w:rsidRPr="006F1FD7">
        <w:rPr>
          <w:rFonts w:ascii="Arial" w:hAnsi="Arial" w:cs="Arial"/>
          <w:noProof/>
          <w:sz w:val="22"/>
          <w:szCs w:val="22"/>
        </w:rPr>
        <w:t xml:space="preserve"> A), identify the shortest distance to the other disease</w:t>
      </w:r>
      <w:r w:rsidR="00A76CE7">
        <w:rPr>
          <w:rFonts w:ascii="Arial" w:hAnsi="Arial" w:cs="Arial"/>
          <w:noProof/>
          <w:sz w:val="22"/>
          <w:szCs w:val="22"/>
        </w:rPr>
        <w:t xml:space="preserve"> in the pair (i.e. B).</w:t>
      </w:r>
      <w:r w:rsidRPr="006F1FD7">
        <w:rPr>
          <w:rFonts w:ascii="Arial" w:hAnsi="Arial" w:cs="Arial"/>
          <w:noProof/>
          <w:sz w:val="22"/>
          <w:szCs w:val="22"/>
        </w:rPr>
        <w:t xml:space="preserve"> </w:t>
      </w:r>
      <w:r w:rsidR="00A76CE7">
        <w:rPr>
          <w:rFonts w:ascii="Arial" w:hAnsi="Arial" w:cs="Arial"/>
          <w:noProof/>
          <w:sz w:val="22"/>
          <w:szCs w:val="22"/>
        </w:rPr>
        <w:t xml:space="preserve">The distance of a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Pr>
          <w:rFonts w:ascii="Arial" w:hAnsi="Arial" w:cs="Arial"/>
          <w:noProof/>
          <w:sz w:val="22"/>
          <w:szCs w:val="22"/>
        </w:rPr>
        <w:t xml:space="preserve"> of A)</w:t>
      </w:r>
      <w:r w:rsidR="00A76CE7" w:rsidRPr="006F1FD7">
        <w:rPr>
          <w:rFonts w:ascii="Arial" w:hAnsi="Arial" w:cs="Arial"/>
          <w:noProof/>
          <w:sz w:val="22"/>
          <w:szCs w:val="22"/>
        </w:rPr>
        <w:t xml:space="preserve"> </w:t>
      </w:r>
      <w:r w:rsidR="00A76CE7">
        <w:rPr>
          <w:rFonts w:ascii="Arial" w:hAnsi="Arial" w:cs="Arial"/>
          <w:noProof/>
          <w:sz w:val="22"/>
          <w:szCs w:val="22"/>
        </w:rPr>
        <w:t xml:space="preserve"> to another disease (B)  is </w:t>
      </w:r>
      <w:r w:rsidRPr="006F1FD7">
        <w:rPr>
          <w:rFonts w:ascii="Arial" w:hAnsi="Arial" w:cs="Arial"/>
          <w:noProof/>
          <w:sz w:val="22"/>
          <w:szCs w:val="22"/>
        </w:rPr>
        <w:t xml:space="preserve">defined as the distance </w:t>
      </w:r>
      <w:r w:rsidR="00A76CE7">
        <w:rPr>
          <w:rFonts w:ascii="Arial" w:hAnsi="Arial" w:cs="Arial"/>
          <w:noProof/>
          <w:sz w:val="22"/>
          <w:szCs w:val="22"/>
        </w:rPr>
        <w:t xml:space="preserve">between the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sidRPr="006F1FD7">
        <w:rPr>
          <w:rFonts w:ascii="Arial" w:hAnsi="Arial" w:cs="Arial"/>
          <w:noProof/>
          <w:sz w:val="22"/>
          <w:szCs w:val="22"/>
        </w:rPr>
        <w:t>)</w:t>
      </w:r>
      <w:r w:rsidRPr="006F1FD7">
        <w:rPr>
          <w:rFonts w:ascii="Arial" w:hAnsi="Arial" w:cs="Arial"/>
          <w:noProof/>
          <w:sz w:val="22"/>
          <w:szCs w:val="22"/>
        </w:rPr>
        <w:t xml:space="preserve"> </w:t>
      </w:r>
      <w:r w:rsidR="00A76CE7">
        <w:rPr>
          <w:rFonts w:ascii="Arial" w:hAnsi="Arial" w:cs="Arial"/>
          <w:noProof/>
          <w:sz w:val="22"/>
          <w:szCs w:val="22"/>
        </w:rPr>
        <w:t xml:space="preserve">and </w:t>
      </w:r>
      <w:r w:rsidRPr="006F1FD7">
        <w:rPr>
          <w:rFonts w:ascii="Arial" w:hAnsi="Arial" w:cs="Arial"/>
          <w:noProof/>
          <w:sz w:val="22"/>
          <w:szCs w:val="22"/>
        </w:rPr>
        <w:t>a SNP (s</w:t>
      </w:r>
      <w:r w:rsidRPr="006F1FD7">
        <w:rPr>
          <w:rFonts w:ascii="Arial" w:hAnsi="Arial" w:cs="Arial"/>
          <w:noProof/>
          <w:sz w:val="22"/>
          <w:szCs w:val="22"/>
          <w:vertAlign w:val="subscript"/>
        </w:rPr>
        <w:t>2</w:t>
      </w:r>
      <w:r w:rsidRPr="006F1FD7">
        <w:rPr>
          <w:rFonts w:ascii="Arial" w:hAnsi="Arial" w:cs="Arial"/>
          <w:noProof/>
          <w:sz w:val="22"/>
          <w:szCs w:val="22"/>
        </w:rPr>
        <w:t>) in the other disease (B) that has the shortest distance with the former SNP (s</w:t>
      </w:r>
      <w:r w:rsidRPr="006F1FD7">
        <w:rPr>
          <w:rFonts w:ascii="Arial" w:hAnsi="Arial" w:cs="Arial"/>
          <w:noProof/>
          <w:sz w:val="22"/>
          <w:szCs w:val="22"/>
          <w:vertAlign w:val="subscript"/>
        </w:rPr>
        <w:t>1</w:t>
      </w:r>
      <w:r w:rsidRPr="006F1FD7">
        <w:rPr>
          <w:rFonts w:ascii="Arial" w:hAnsi="Arial" w:cs="Arial"/>
          <w:noProof/>
          <w:sz w:val="22"/>
          <w:szCs w:val="22"/>
        </w:rPr>
        <w:t xml:space="preserve">) among all SNPs associated with the other disease </w:t>
      </w:r>
      <w:r w:rsidR="00A76CE7">
        <w:rPr>
          <w:rFonts w:ascii="Arial" w:hAnsi="Arial" w:cs="Arial"/>
          <w:noProof/>
          <w:sz w:val="22"/>
          <w:szCs w:val="22"/>
        </w:rPr>
        <w:t xml:space="preserve">(disease </w:t>
      </w:r>
      <w:r w:rsidRPr="006F1FD7">
        <w:rPr>
          <w:rFonts w:ascii="Arial" w:hAnsi="Arial" w:cs="Arial"/>
          <w:noProof/>
          <w:sz w:val="22"/>
          <w:szCs w:val="22"/>
        </w:rPr>
        <w:t>B</w:t>
      </w:r>
      <w:r w:rsidR="00A76CE7">
        <w:rPr>
          <w:rFonts w:ascii="Arial" w:hAnsi="Arial" w:cs="Arial"/>
          <w:noProof/>
          <w:sz w:val="22"/>
          <w:szCs w:val="22"/>
        </w:rPr>
        <w:t>)</w:t>
      </w:r>
      <w:r w:rsidRPr="006F1FD7">
        <w:rPr>
          <w:rFonts w:ascii="Arial" w:hAnsi="Arial" w:cs="Arial"/>
          <w:noProof/>
          <w:sz w:val="22"/>
          <w:szCs w:val="22"/>
        </w:rPr>
        <w:t xml:space="preserve"> (See two examples of shortest distances in Fig. 5</w:t>
      </w:r>
      <w:r w:rsidR="00D105ED">
        <w:rPr>
          <w:rFonts w:ascii="Arial" w:hAnsi="Arial" w:cs="Arial"/>
          <w:noProof/>
          <w:sz w:val="22"/>
          <w:szCs w:val="22"/>
        </w:rPr>
        <w:t>A</w:t>
      </w:r>
      <w:r w:rsidRPr="006F1FD7">
        <w:rPr>
          <w:rFonts w:ascii="Arial" w:hAnsi="Arial" w:cs="Arial"/>
          <w:noProof/>
          <w:sz w:val="22"/>
          <w:szCs w:val="22"/>
        </w:rPr>
        <w:t>).</w:t>
      </w:r>
      <w:r>
        <w:rPr>
          <w:rFonts w:ascii="Arial" w:hAnsi="Arial" w:cs="Arial"/>
          <w:sz w:val="22"/>
          <w:szCs w:val="22"/>
        </w:rPr>
        <w:t xml:space="preserve"> Do that reciprocally for every SNP associated with </w:t>
      </w:r>
      <w:r w:rsidR="00A76CE7">
        <w:rPr>
          <w:rFonts w:ascii="Arial" w:hAnsi="Arial" w:cs="Arial"/>
          <w:sz w:val="22"/>
          <w:szCs w:val="22"/>
        </w:rPr>
        <w:t xml:space="preserve">the latter </w:t>
      </w:r>
      <w:r>
        <w:rPr>
          <w:rFonts w:ascii="Arial" w:hAnsi="Arial" w:cs="Arial"/>
          <w:sz w:val="22"/>
          <w:szCs w:val="22"/>
        </w:rPr>
        <w:t xml:space="preserve">disease </w:t>
      </w:r>
      <w:r w:rsidR="00A76CE7">
        <w:rPr>
          <w:rFonts w:ascii="Arial" w:hAnsi="Arial" w:cs="Arial"/>
          <w:sz w:val="22"/>
          <w:szCs w:val="22"/>
        </w:rPr>
        <w:t>(</w:t>
      </w:r>
      <w:r>
        <w:rPr>
          <w:rFonts w:ascii="Arial" w:hAnsi="Arial" w:cs="Arial"/>
          <w:sz w:val="22"/>
          <w:szCs w:val="22"/>
        </w:rPr>
        <w:t>B</w:t>
      </w:r>
      <w:r w:rsidR="00A76CE7">
        <w:rPr>
          <w:rFonts w:ascii="Arial" w:hAnsi="Arial" w:cs="Arial"/>
          <w:sz w:val="22"/>
          <w:szCs w:val="22"/>
        </w:rPr>
        <w:t>)</w:t>
      </w:r>
      <w:r>
        <w:rPr>
          <w:rFonts w:ascii="Arial" w:hAnsi="Arial" w:cs="Arial"/>
          <w:sz w:val="22"/>
          <w:szCs w:val="22"/>
        </w:rPr>
        <w:t xml:space="preserve"> with respect to</w:t>
      </w:r>
      <w:r w:rsidR="00A76CE7">
        <w:rPr>
          <w:rFonts w:ascii="Arial" w:hAnsi="Arial" w:cs="Arial"/>
          <w:sz w:val="22"/>
          <w:szCs w:val="22"/>
        </w:rPr>
        <w:t xml:space="preserve"> the former</w:t>
      </w:r>
      <w:r>
        <w:rPr>
          <w:rFonts w:ascii="Arial" w:hAnsi="Arial" w:cs="Arial"/>
          <w:sz w:val="22"/>
          <w:szCs w:val="22"/>
        </w:rPr>
        <w:t xml:space="preserve"> disease </w:t>
      </w:r>
      <w:r w:rsidR="00A76CE7">
        <w:rPr>
          <w:rFonts w:ascii="Arial" w:hAnsi="Arial" w:cs="Arial"/>
          <w:sz w:val="22"/>
          <w:szCs w:val="22"/>
        </w:rPr>
        <w:t>(</w:t>
      </w:r>
      <w:r>
        <w:rPr>
          <w:rFonts w:ascii="Arial" w:hAnsi="Arial" w:cs="Arial"/>
          <w:sz w:val="22"/>
          <w:szCs w:val="22"/>
        </w:rPr>
        <w:t>A</w:t>
      </w:r>
      <w:r w:rsidR="00A76CE7">
        <w:rPr>
          <w:rFonts w:ascii="Arial" w:hAnsi="Arial" w:cs="Arial"/>
          <w:sz w:val="22"/>
          <w:szCs w:val="22"/>
        </w:rPr>
        <w:t>)</w:t>
      </w:r>
      <w:r>
        <w:rPr>
          <w:rFonts w:ascii="Arial" w:hAnsi="Arial" w:cs="Arial"/>
          <w:sz w:val="22"/>
          <w:szCs w:val="22"/>
        </w:rPr>
        <w:t xml:space="preserve">. </w:t>
      </w:r>
    </w:p>
    <w:p w14:paraId="0AFBE64D" w14:textId="1B7D8B84" w:rsidR="00E817AC" w:rsidRDefault="00C41EB7" w:rsidP="004A5A3E">
      <w:pPr>
        <w:pStyle w:val="ListParagraph"/>
        <w:spacing w:before="200"/>
        <w:rPr>
          <w:rFonts w:ascii="Arial" w:hAnsi="Arial" w:cs="Arial"/>
          <w:sz w:val="22"/>
          <w:szCs w:val="22"/>
        </w:rPr>
      </w:pPr>
      <w:r>
        <w:rPr>
          <w:rFonts w:ascii="Arial" w:hAnsi="Arial" w:cs="Arial"/>
          <w:sz w:val="22"/>
          <w:szCs w:val="22"/>
        </w:rPr>
        <w:t>Average the shortest distance obtained from Step 3) for every SNP in both diseases, and use the average shortest distance between SNPs of the two diseases as the overall distance for the two diseases.</w:t>
      </w:r>
      <w:r w:rsidR="00E817AC">
        <w:rPr>
          <w:rFonts w:ascii="Arial" w:hAnsi="Arial" w:cs="Arial"/>
          <w:sz w:val="22"/>
          <w:szCs w:val="22"/>
        </w:rPr>
        <w:t xml:space="preserve"> The distance of two disease</w:t>
      </w:r>
      <w:r w:rsidR="00B44463">
        <w:rPr>
          <w:rFonts w:ascii="Arial" w:hAnsi="Arial" w:cs="Arial"/>
          <w:sz w:val="22"/>
          <w:szCs w:val="22"/>
        </w:rPr>
        <w:t>s</w:t>
      </w:r>
      <w:r w:rsidR="00E817AC">
        <w:rPr>
          <w:rFonts w:ascii="Arial" w:hAnsi="Arial" w:cs="Arial"/>
          <w:sz w:val="22"/>
          <w:szCs w:val="22"/>
        </w:rPr>
        <w:t xml:space="preserve"> is mathematically denoted as follows</w:t>
      </w:r>
      <w:r w:rsidR="0052688C">
        <w:rPr>
          <w:rFonts w:ascii="Arial" w:hAnsi="Arial" w:cs="Arial"/>
          <w:sz w:val="22"/>
          <w:szCs w:val="22"/>
        </w:rPr>
        <w:t xml:space="preserve"> (</w:t>
      </w:r>
      <w:proofErr w:type="spellStart"/>
      <w:r w:rsidR="0052688C">
        <w:rPr>
          <w:rFonts w:ascii="Arial" w:hAnsi="Arial" w:cs="Arial"/>
          <w:sz w:val="22"/>
          <w:szCs w:val="22"/>
        </w:rPr>
        <w:t>Eq</w:t>
      </w:r>
      <w:proofErr w:type="spellEnd"/>
      <w:r w:rsidR="0052688C">
        <w:rPr>
          <w:rFonts w:ascii="Arial" w:hAnsi="Arial" w:cs="Arial"/>
          <w:sz w:val="22"/>
          <w:szCs w:val="22"/>
        </w:rPr>
        <w:t xml:space="preserve"> 2)</w:t>
      </w:r>
      <w:r w:rsidR="00E817AC">
        <w:rPr>
          <w:rFonts w:ascii="Arial" w:hAnsi="Arial" w:cs="Arial"/>
          <w:sz w:val="22"/>
          <w:szCs w:val="22"/>
        </w:rPr>
        <w:t>:</w:t>
      </w:r>
    </w:p>
    <w:p w14:paraId="34BE5997" w14:textId="5A153986" w:rsidR="00C41EB7" w:rsidRDefault="0052688C" w:rsidP="004A5A3E">
      <w:pPr>
        <w:pStyle w:val="ListParagraph"/>
        <w:spacing w:before="200"/>
        <w:jc w:val="center"/>
        <w:rPr>
          <w:position w:val="-30"/>
        </w:rPr>
      </w:pPr>
      <w:r w:rsidRPr="00C55A82">
        <w:rPr>
          <w:position w:val="-28"/>
        </w:rPr>
        <w:object w:dxaOrig="8240" w:dyaOrig="940" w14:anchorId="23F71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41.4pt" o:ole="">
            <v:imagedata r:id="rId14" o:title=""/>
          </v:shape>
          <o:OLEObject Type="Embed" ProgID="Equation.3" ShapeID="_x0000_i1025" DrawAspect="Content" ObjectID="_1510562171" r:id="rId15"/>
        </w:object>
      </w:r>
    </w:p>
    <w:p w14:paraId="4FDACFD0" w14:textId="721EC26F" w:rsidR="00B44463" w:rsidRPr="004A5A3E" w:rsidRDefault="00B44463" w:rsidP="004A5A3E">
      <w:pPr>
        <w:pStyle w:val="ListParagraph"/>
        <w:spacing w:before="200"/>
        <w:rPr>
          <w:rFonts w:ascii="Arial" w:hAnsi="Arial" w:cs="Arial"/>
          <w:sz w:val="22"/>
          <w:szCs w:val="22"/>
          <w:lang w:eastAsia="zh-CN"/>
        </w:rPr>
      </w:pPr>
      <w:r>
        <w:rPr>
          <w:position w:val="-30"/>
        </w:rPr>
        <w:t xml:space="preserve">where </w:t>
      </w:r>
      <w:proofErr w:type="spellStart"/>
      <w:r>
        <w:rPr>
          <w:position w:val="-30"/>
        </w:rPr>
        <w:t>dist</w:t>
      </w:r>
      <w:proofErr w:type="spellEnd"/>
      <w:r>
        <w:rPr>
          <w:position w:val="-30"/>
        </w:rPr>
        <w:t xml:space="preserve"> of SNPs was calculated in SA1.1, and SNPs(A) is the set of SNPs associated with disease A, </w:t>
      </w:r>
      <w:proofErr w:type="spellStart"/>
      <w:r>
        <w:rPr>
          <w:position w:val="-30"/>
        </w:rPr>
        <w:t>similarily</w:t>
      </w:r>
      <w:proofErr w:type="spellEnd"/>
      <w:r>
        <w:rPr>
          <w:position w:val="-30"/>
        </w:rPr>
        <w:t xml:space="preserve"> for the disease B, and || is the cardinality (number of elements) of a set. </w:t>
      </w:r>
    </w:p>
    <w:p w14:paraId="057FB998" w14:textId="0360AF29" w:rsidR="00C41EB7" w:rsidRDefault="00C41EB7" w:rsidP="004A5A3E">
      <w:pPr>
        <w:spacing w:before="200"/>
        <w:rPr>
          <w:rFonts w:ascii="Arial" w:hAnsi="Arial" w:cs="Arial"/>
          <w:sz w:val="22"/>
          <w:szCs w:val="22"/>
        </w:rPr>
      </w:pPr>
      <w:r>
        <w:rPr>
          <w:rFonts w:ascii="Arial" w:hAnsi="Arial" w:cs="Arial"/>
          <w:sz w:val="22"/>
          <w:szCs w:val="22"/>
        </w:rPr>
        <w:t xml:space="preserve">The </w:t>
      </w:r>
      <w:r w:rsidR="008345B1">
        <w:rPr>
          <w:rFonts w:ascii="Arial" w:hAnsi="Arial" w:cs="Arial"/>
          <w:sz w:val="22"/>
          <w:szCs w:val="22"/>
        </w:rPr>
        <w:t>above similarity measurement problem can be regarded as</w:t>
      </w:r>
      <w:r>
        <w:rPr>
          <w:rFonts w:ascii="Arial" w:hAnsi="Arial" w:cs="Arial"/>
          <w:sz w:val="22"/>
          <w:szCs w:val="22"/>
        </w:rPr>
        <w:t xml:space="preserve"> </w:t>
      </w:r>
      <w:r w:rsidR="008345B1">
        <w:rPr>
          <w:rFonts w:ascii="Arial" w:hAnsi="Arial" w:cs="Arial"/>
          <w:sz w:val="22"/>
          <w:szCs w:val="22"/>
        </w:rPr>
        <w:t xml:space="preserve">a part </w:t>
      </w:r>
      <w:r>
        <w:rPr>
          <w:rFonts w:ascii="Arial" w:hAnsi="Arial" w:cs="Arial"/>
          <w:sz w:val="22"/>
          <w:szCs w:val="22"/>
        </w:rPr>
        <w:t xml:space="preserve">of </w:t>
      </w:r>
      <w:r w:rsidR="008345B1">
        <w:rPr>
          <w:rFonts w:ascii="Arial" w:hAnsi="Arial" w:cs="Arial"/>
          <w:sz w:val="22"/>
          <w:szCs w:val="22"/>
        </w:rPr>
        <w:t xml:space="preserve">special </w:t>
      </w:r>
      <w:r>
        <w:rPr>
          <w:rFonts w:ascii="Arial" w:hAnsi="Arial" w:cs="Arial"/>
          <w:sz w:val="22"/>
          <w:szCs w:val="22"/>
        </w:rPr>
        <w:t xml:space="preserve">hierarchy clustering </w:t>
      </w:r>
      <w:r w:rsidR="008345B1">
        <w:rPr>
          <w:rFonts w:ascii="Arial" w:hAnsi="Arial" w:cs="Arial"/>
          <w:sz w:val="22"/>
          <w:szCs w:val="22"/>
        </w:rPr>
        <w:t>problem. In this clustering problem,</w:t>
      </w:r>
      <w:r w:rsidR="00C55A82">
        <w:rPr>
          <w:rFonts w:ascii="Arial" w:hAnsi="Arial" w:cs="Arial"/>
          <w:sz w:val="22"/>
          <w:szCs w:val="22"/>
        </w:rPr>
        <w:t xml:space="preserve"> </w:t>
      </w:r>
      <w:r w:rsidR="008345B1">
        <w:rPr>
          <w:rFonts w:ascii="Arial" w:hAnsi="Arial" w:cs="Arial"/>
          <w:sz w:val="22"/>
          <w:szCs w:val="22"/>
        </w:rPr>
        <w:t>e</w:t>
      </w:r>
      <w:r>
        <w:rPr>
          <w:rFonts w:ascii="Arial" w:hAnsi="Arial" w:cs="Arial"/>
          <w:sz w:val="22"/>
          <w:szCs w:val="22"/>
        </w:rPr>
        <w:t>ach disease</w:t>
      </w:r>
      <w:r w:rsidR="008345B1">
        <w:rPr>
          <w:rFonts w:ascii="Arial" w:hAnsi="Arial" w:cs="Arial"/>
          <w:sz w:val="22"/>
          <w:szCs w:val="22"/>
        </w:rPr>
        <w:t xml:space="preserve"> is</w:t>
      </w:r>
      <w:r>
        <w:rPr>
          <w:rFonts w:ascii="Arial" w:hAnsi="Arial" w:cs="Arial"/>
          <w:sz w:val="22"/>
          <w:szCs w:val="22"/>
        </w:rPr>
        <w:t xml:space="preserve"> a conceptual cluster </w:t>
      </w:r>
      <w:r w:rsidR="008345B1">
        <w:rPr>
          <w:rFonts w:ascii="Arial" w:hAnsi="Arial" w:cs="Arial"/>
          <w:sz w:val="22"/>
          <w:szCs w:val="22"/>
        </w:rPr>
        <w:t xml:space="preserve">consisting of </w:t>
      </w:r>
      <w:r w:rsidR="006D513A">
        <w:rPr>
          <w:rFonts w:ascii="Arial" w:hAnsi="Arial" w:cs="Arial"/>
          <w:sz w:val="22"/>
          <w:szCs w:val="22"/>
        </w:rPr>
        <w:t xml:space="preserve">the </w:t>
      </w:r>
      <w:r w:rsidR="008345B1">
        <w:rPr>
          <w:rFonts w:ascii="Arial" w:hAnsi="Arial" w:cs="Arial"/>
          <w:sz w:val="22"/>
          <w:szCs w:val="22"/>
        </w:rPr>
        <w:t>associated SNPs</w:t>
      </w:r>
      <w:r w:rsidR="006D513A">
        <w:rPr>
          <w:rFonts w:ascii="Arial" w:hAnsi="Arial" w:cs="Arial"/>
          <w:sz w:val="22"/>
          <w:szCs w:val="22"/>
        </w:rPr>
        <w:t>.</w:t>
      </w:r>
      <w:r w:rsidR="008345B1">
        <w:rPr>
          <w:rFonts w:ascii="Arial" w:hAnsi="Arial" w:cs="Arial"/>
          <w:sz w:val="22"/>
          <w:szCs w:val="22"/>
        </w:rPr>
        <w:t xml:space="preserve"> </w:t>
      </w:r>
      <w:r w:rsidR="006D513A">
        <w:rPr>
          <w:rFonts w:ascii="Arial" w:hAnsi="Arial" w:cs="Arial"/>
          <w:sz w:val="22"/>
          <w:szCs w:val="22"/>
        </w:rPr>
        <w:t xml:space="preserve">These </w:t>
      </w:r>
      <w:r w:rsidR="008345B1">
        <w:rPr>
          <w:rFonts w:ascii="Arial" w:hAnsi="Arial" w:cs="Arial"/>
          <w:sz w:val="22"/>
          <w:szCs w:val="22"/>
        </w:rPr>
        <w:t xml:space="preserve">SNPs </w:t>
      </w:r>
      <w:r w:rsidR="006D513A">
        <w:rPr>
          <w:rFonts w:ascii="Arial" w:hAnsi="Arial" w:cs="Arial"/>
          <w:sz w:val="22"/>
          <w:szCs w:val="22"/>
        </w:rPr>
        <w:t>are inseparable,</w:t>
      </w:r>
      <w:r w:rsidR="008345B1">
        <w:rPr>
          <w:rFonts w:ascii="Arial" w:hAnsi="Arial" w:cs="Arial"/>
          <w:sz w:val="22"/>
          <w:szCs w:val="22"/>
        </w:rPr>
        <w:t xml:space="preserve"> </w:t>
      </w:r>
      <w:r w:rsidR="006D513A">
        <w:rPr>
          <w:rFonts w:ascii="Arial" w:hAnsi="Arial" w:cs="Arial"/>
          <w:sz w:val="22"/>
          <w:szCs w:val="22"/>
        </w:rPr>
        <w:t>automatically comprising</w:t>
      </w:r>
      <w:r w:rsidR="008345B1">
        <w:rPr>
          <w:rFonts w:ascii="Arial" w:hAnsi="Arial" w:cs="Arial"/>
          <w:sz w:val="22"/>
          <w:szCs w:val="22"/>
        </w:rPr>
        <w:t xml:space="preserve"> the first level of clustering</w:t>
      </w:r>
      <w:r w:rsidR="006D513A">
        <w:rPr>
          <w:rFonts w:ascii="Arial" w:hAnsi="Arial" w:cs="Arial"/>
          <w:sz w:val="22"/>
          <w:szCs w:val="22"/>
        </w:rPr>
        <w:t xml:space="preserve">, but they can belong to multiple disease clusters, which make this problem different from classic clustering. </w:t>
      </w:r>
      <w:r w:rsidR="00F777E7">
        <w:rPr>
          <w:rFonts w:ascii="Arial" w:hAnsi="Arial" w:cs="Arial"/>
          <w:sz w:val="22"/>
          <w:szCs w:val="22"/>
        </w:rPr>
        <w:t>The above algorithm corresponds to the second level of clustering, evaluating the distance of each disease pair and clustering those with small distance. During this course,</w:t>
      </w:r>
      <w:r w:rsidR="008345B1">
        <w:rPr>
          <w:rFonts w:ascii="Arial" w:hAnsi="Arial" w:cs="Arial"/>
          <w:sz w:val="22"/>
          <w:szCs w:val="22"/>
        </w:rPr>
        <w:t xml:space="preserve"> </w:t>
      </w:r>
      <w:r w:rsidR="00F777E7">
        <w:rPr>
          <w:rFonts w:ascii="Arial" w:hAnsi="Arial" w:cs="Arial"/>
          <w:sz w:val="22"/>
          <w:szCs w:val="22"/>
        </w:rPr>
        <w:t>t</w:t>
      </w:r>
      <w:r>
        <w:rPr>
          <w:rFonts w:ascii="Arial" w:hAnsi="Arial" w:cs="Arial"/>
          <w:sz w:val="22"/>
          <w:szCs w:val="22"/>
        </w:rPr>
        <w:t xml:space="preserve">he shortest distance of </w:t>
      </w:r>
      <w:r w:rsidR="00F777E7">
        <w:rPr>
          <w:rFonts w:ascii="Arial" w:hAnsi="Arial" w:cs="Arial"/>
          <w:sz w:val="22"/>
          <w:szCs w:val="22"/>
        </w:rPr>
        <w:t>a</w:t>
      </w:r>
      <w:r>
        <w:rPr>
          <w:rFonts w:ascii="Arial" w:hAnsi="Arial" w:cs="Arial"/>
          <w:sz w:val="22"/>
          <w:szCs w:val="22"/>
        </w:rPr>
        <w:t xml:space="preserve"> SNP to a</w:t>
      </w:r>
      <w:r w:rsidR="00F777E7">
        <w:rPr>
          <w:rFonts w:ascii="Arial" w:hAnsi="Arial" w:cs="Arial"/>
          <w:sz w:val="22"/>
          <w:szCs w:val="22"/>
        </w:rPr>
        <w:t>nother</w:t>
      </w:r>
      <w:r>
        <w:rPr>
          <w:rFonts w:ascii="Arial" w:hAnsi="Arial" w:cs="Arial"/>
          <w:sz w:val="22"/>
          <w:szCs w:val="22"/>
        </w:rPr>
        <w:t xml:space="preserve"> disease corresponds to the distance to the closest boundary of the </w:t>
      </w:r>
      <w:r w:rsidRPr="006F1FD7">
        <w:rPr>
          <w:rFonts w:ascii="Arial" w:hAnsi="Arial" w:cs="Arial"/>
          <w:noProof/>
          <w:sz w:val="22"/>
          <w:szCs w:val="22"/>
        </w:rPr>
        <w:t>disease</w:t>
      </w:r>
      <w:r>
        <w:rPr>
          <w:rFonts w:ascii="Arial" w:hAnsi="Arial" w:cs="Arial"/>
          <w:sz w:val="22"/>
          <w:szCs w:val="22"/>
        </w:rPr>
        <w:t xml:space="preserve"> cluster consisting of its associated SNPs (shorter arrow in Fig. 5</w:t>
      </w:r>
      <w:r w:rsidR="00D105ED">
        <w:rPr>
          <w:rFonts w:ascii="Arial" w:hAnsi="Arial" w:cs="Arial"/>
          <w:sz w:val="22"/>
          <w:szCs w:val="22"/>
        </w:rPr>
        <w:t>A</w:t>
      </w:r>
      <w:r>
        <w:rPr>
          <w:rFonts w:ascii="Arial" w:hAnsi="Arial" w:cs="Arial"/>
          <w:sz w:val="22"/>
          <w:szCs w:val="22"/>
        </w:rPr>
        <w:t>). As a result, only disease clusters locating closely enough will get small distance and</w:t>
      </w:r>
      <w:r w:rsidR="00F777E7">
        <w:rPr>
          <w:rFonts w:ascii="Arial" w:hAnsi="Arial" w:cs="Arial"/>
          <w:sz w:val="22"/>
          <w:szCs w:val="22"/>
        </w:rPr>
        <w:t xml:space="preserve"> will be</w:t>
      </w:r>
      <w:r>
        <w:rPr>
          <w:rFonts w:ascii="Arial" w:hAnsi="Arial" w:cs="Arial"/>
          <w:sz w:val="22"/>
          <w:szCs w:val="22"/>
        </w:rPr>
        <w:t xml:space="preserve"> sort</w:t>
      </w:r>
      <w:r w:rsidR="00F777E7">
        <w:rPr>
          <w:rFonts w:ascii="Arial" w:hAnsi="Arial" w:cs="Arial"/>
          <w:sz w:val="22"/>
          <w:szCs w:val="22"/>
        </w:rPr>
        <w:t>ed</w:t>
      </w:r>
      <w:r>
        <w:rPr>
          <w:rFonts w:ascii="Arial" w:hAnsi="Arial" w:cs="Arial"/>
          <w:sz w:val="22"/>
          <w:szCs w:val="22"/>
        </w:rPr>
        <w:t xml:space="preserve"> out. </w:t>
      </w:r>
      <w:r w:rsidR="00F777E7">
        <w:rPr>
          <w:rFonts w:ascii="Arial" w:hAnsi="Arial" w:cs="Arial"/>
          <w:sz w:val="22"/>
          <w:szCs w:val="22"/>
        </w:rPr>
        <w:t>To cluster with other disease cluster,</w:t>
      </w:r>
      <w:r>
        <w:rPr>
          <w:rFonts w:ascii="Arial" w:hAnsi="Arial" w:cs="Arial"/>
          <w:sz w:val="22"/>
          <w:szCs w:val="22"/>
        </w:rPr>
        <w:t xml:space="preserve"> </w:t>
      </w:r>
      <w:r w:rsidR="00F777E7">
        <w:rPr>
          <w:rFonts w:ascii="Arial" w:hAnsi="Arial" w:cs="Arial"/>
          <w:sz w:val="22"/>
          <w:szCs w:val="22"/>
        </w:rPr>
        <w:t>a</w:t>
      </w:r>
      <w:r>
        <w:rPr>
          <w:rFonts w:ascii="Arial" w:hAnsi="Arial" w:cs="Arial"/>
          <w:sz w:val="22"/>
          <w:szCs w:val="22"/>
        </w:rPr>
        <w:t xml:space="preserve"> disease cluster should be condense</w:t>
      </w:r>
      <w:r w:rsidR="00C7072A">
        <w:rPr>
          <w:rFonts w:ascii="Arial" w:hAnsi="Arial" w:cs="Arial"/>
          <w:sz w:val="22"/>
          <w:szCs w:val="22"/>
        </w:rPr>
        <w:t>d</w:t>
      </w:r>
      <w:r>
        <w:rPr>
          <w:rFonts w:ascii="Arial" w:hAnsi="Arial" w:cs="Arial"/>
          <w:sz w:val="22"/>
          <w:szCs w:val="22"/>
        </w:rPr>
        <w:t xml:space="preserve"> and avoid dispers</w:t>
      </w:r>
      <w:r w:rsidR="00C7072A">
        <w:rPr>
          <w:rFonts w:ascii="Arial" w:hAnsi="Arial" w:cs="Arial"/>
          <w:sz w:val="22"/>
          <w:szCs w:val="22"/>
        </w:rPr>
        <w:t>ion</w:t>
      </w:r>
      <w:r>
        <w:rPr>
          <w:rFonts w:ascii="Arial" w:hAnsi="Arial" w:cs="Arial"/>
          <w:sz w:val="22"/>
          <w:szCs w:val="22"/>
        </w:rPr>
        <w:t xml:space="preserve">, i.e. with </w:t>
      </w:r>
      <w:r w:rsidR="00F777E7">
        <w:rPr>
          <w:rFonts w:ascii="Arial" w:hAnsi="Arial" w:cs="Arial"/>
          <w:sz w:val="22"/>
          <w:szCs w:val="22"/>
        </w:rPr>
        <w:t>small</w:t>
      </w:r>
      <w:r>
        <w:rPr>
          <w:rFonts w:ascii="Arial" w:hAnsi="Arial" w:cs="Arial"/>
          <w:sz w:val="22"/>
          <w:szCs w:val="22"/>
        </w:rPr>
        <w:t xml:space="preserve"> diameter, since the distant end points (longer arrow in Fig. 5</w:t>
      </w:r>
      <w:r w:rsidR="00D105ED">
        <w:rPr>
          <w:rFonts w:ascii="Arial" w:hAnsi="Arial" w:cs="Arial"/>
          <w:sz w:val="22"/>
          <w:szCs w:val="22"/>
        </w:rPr>
        <w:t>A</w:t>
      </w:r>
      <w:r>
        <w:rPr>
          <w:rFonts w:ascii="Arial" w:hAnsi="Arial" w:cs="Arial"/>
          <w:sz w:val="22"/>
          <w:szCs w:val="22"/>
        </w:rPr>
        <w:t xml:space="preserve">) of </w:t>
      </w:r>
      <w:r w:rsidR="00F777E7">
        <w:rPr>
          <w:rFonts w:ascii="Arial" w:hAnsi="Arial" w:cs="Arial"/>
          <w:sz w:val="22"/>
          <w:szCs w:val="22"/>
        </w:rPr>
        <w:t>the</w:t>
      </w:r>
      <w:r>
        <w:rPr>
          <w:rFonts w:ascii="Arial" w:hAnsi="Arial" w:cs="Arial"/>
          <w:sz w:val="22"/>
          <w:szCs w:val="22"/>
        </w:rPr>
        <w:t xml:space="preserve"> disease relative to the </w:t>
      </w:r>
      <w:r w:rsidR="005322E7">
        <w:rPr>
          <w:rFonts w:ascii="Arial" w:hAnsi="Arial" w:cs="Arial"/>
          <w:sz w:val="22"/>
          <w:szCs w:val="22"/>
        </w:rPr>
        <w:t xml:space="preserve">other disease </w:t>
      </w:r>
      <w:r>
        <w:rPr>
          <w:rFonts w:ascii="Arial" w:hAnsi="Arial" w:cs="Arial"/>
          <w:sz w:val="22"/>
          <w:szCs w:val="22"/>
        </w:rPr>
        <w:t>cluster will yield large shortest distance to the other disease cluster,</w:t>
      </w:r>
      <w:r w:rsidR="005322E7">
        <w:rPr>
          <w:rFonts w:ascii="Arial" w:hAnsi="Arial" w:cs="Arial"/>
          <w:sz w:val="22"/>
          <w:szCs w:val="22"/>
        </w:rPr>
        <w:t xml:space="preserve"> thus</w:t>
      </w:r>
      <w:r>
        <w:rPr>
          <w:rFonts w:ascii="Arial" w:hAnsi="Arial" w:cs="Arial"/>
          <w:sz w:val="22"/>
          <w:szCs w:val="22"/>
        </w:rPr>
        <w:t xml:space="preserve"> penaliz</w:t>
      </w:r>
      <w:r w:rsidR="005322E7">
        <w:rPr>
          <w:rFonts w:ascii="Arial" w:hAnsi="Arial" w:cs="Arial"/>
          <w:sz w:val="22"/>
          <w:szCs w:val="22"/>
        </w:rPr>
        <w:t>ing</w:t>
      </w:r>
      <w:r>
        <w:rPr>
          <w:rFonts w:ascii="Arial" w:hAnsi="Arial" w:cs="Arial"/>
          <w:sz w:val="22"/>
          <w:szCs w:val="22"/>
        </w:rPr>
        <w:t xml:space="preserve"> the overall distance </w:t>
      </w:r>
      <w:r w:rsidR="005322E7">
        <w:rPr>
          <w:rFonts w:ascii="Arial" w:hAnsi="Arial" w:cs="Arial"/>
          <w:sz w:val="22"/>
          <w:szCs w:val="22"/>
        </w:rPr>
        <w:t>between</w:t>
      </w:r>
      <w:r>
        <w:rPr>
          <w:rFonts w:ascii="Arial" w:hAnsi="Arial" w:cs="Arial"/>
          <w:sz w:val="22"/>
          <w:szCs w:val="22"/>
        </w:rPr>
        <w:t xml:space="preserve"> the two diseases.   </w:t>
      </w:r>
    </w:p>
    <w:p w14:paraId="0FFFB77E" w14:textId="50A7E34B" w:rsidR="00C41EB7" w:rsidRDefault="00C41EB7" w:rsidP="00C41EB7">
      <w:pPr>
        <w:spacing w:before="200"/>
        <w:rPr>
          <w:rFonts w:ascii="Arial" w:hAnsi="Arial" w:cs="Arial"/>
          <w:sz w:val="22"/>
          <w:szCs w:val="22"/>
        </w:rPr>
      </w:pPr>
      <w:r>
        <w:rPr>
          <w:rFonts w:ascii="Arial" w:hAnsi="Arial" w:cs="Arial"/>
          <w:sz w:val="22"/>
          <w:szCs w:val="22"/>
        </w:rPr>
        <w:t xml:space="preserve">For a given cell type, we will generate the ENCODE distance for every pair of complex diseases using the above method. Since diseases are associated with various numbers of SNPs, simply ranking the distance across all disease pairs will favor disease pairs with small number of SNPs, thus introducing biases. </w:t>
      </w:r>
      <w:r w:rsidR="00C7072A">
        <w:rPr>
          <w:rFonts w:ascii="Arial" w:hAnsi="Arial" w:cs="Arial"/>
          <w:sz w:val="22"/>
          <w:szCs w:val="22"/>
        </w:rPr>
        <w:t>I</w:t>
      </w:r>
      <w:r>
        <w:rPr>
          <w:rFonts w:ascii="Arial" w:hAnsi="Arial" w:cs="Arial"/>
          <w:sz w:val="22"/>
          <w:szCs w:val="22"/>
        </w:rPr>
        <w:t xml:space="preserve">n this regard, we seek an empirical statistical solution </w:t>
      </w:r>
      <w:r w:rsidR="00604F6E">
        <w:rPr>
          <w:rFonts w:ascii="Arial" w:hAnsi="Arial" w:cs="Arial"/>
          <w:sz w:val="22"/>
          <w:szCs w:val="22"/>
        </w:rPr>
        <w:t>exactly the same as</w:t>
      </w:r>
      <w:r>
        <w:rPr>
          <w:rFonts w:ascii="Arial" w:hAnsi="Arial" w:cs="Arial"/>
          <w:sz w:val="22"/>
          <w:szCs w:val="22"/>
        </w:rPr>
        <w:t xml:space="preserve"> that </w:t>
      </w:r>
      <w:r w:rsidR="00204E71">
        <w:rPr>
          <w:rFonts w:ascii="Arial" w:hAnsi="Arial" w:cs="Arial"/>
          <w:sz w:val="22"/>
          <w:szCs w:val="22"/>
        </w:rPr>
        <w:t xml:space="preserve">of SA </w:t>
      </w:r>
      <w:r>
        <w:rPr>
          <w:rFonts w:ascii="Arial" w:hAnsi="Arial" w:cs="Arial"/>
          <w:sz w:val="22"/>
          <w:szCs w:val="22"/>
        </w:rPr>
        <w:t>2.1.</w:t>
      </w:r>
      <w:r w:rsidR="00604F6E">
        <w:rPr>
          <w:rFonts w:ascii="Arial" w:hAnsi="Arial" w:cs="Arial"/>
          <w:sz w:val="22"/>
          <w:szCs w:val="22"/>
        </w:rPr>
        <w:t xml:space="preserve"> We will conduct 1000 to 1 million permutations to the GWAS association network.</w:t>
      </w:r>
      <w:r>
        <w:rPr>
          <w:rFonts w:ascii="Arial" w:hAnsi="Arial" w:cs="Arial"/>
          <w:sz w:val="22"/>
          <w:szCs w:val="22"/>
        </w:rPr>
        <w:t xml:space="preserve"> For each permutation, we calculate the random disease ENCODE similarity</w:t>
      </w:r>
      <w:r w:rsidR="00604F6E">
        <w:rPr>
          <w:rFonts w:ascii="Arial" w:hAnsi="Arial" w:cs="Arial"/>
          <w:sz w:val="22"/>
          <w:szCs w:val="22"/>
        </w:rPr>
        <w:t xml:space="preserve"> for each disease pair</w:t>
      </w:r>
      <w:r>
        <w:rPr>
          <w:rFonts w:ascii="Arial" w:hAnsi="Arial" w:cs="Arial"/>
          <w:sz w:val="22"/>
          <w:szCs w:val="22"/>
        </w:rPr>
        <w:t xml:space="preserve"> and then we count the proportion of permutations yielding smaller distance than that yielded from observed network. We use that as the p-value of the disease pair on this cell type, and correct multiple comparisons for all test</w:t>
      </w:r>
      <w:r w:rsidR="00604F6E">
        <w:rPr>
          <w:rFonts w:ascii="Arial" w:hAnsi="Arial" w:cs="Arial"/>
          <w:sz w:val="22"/>
          <w:szCs w:val="22"/>
        </w:rPr>
        <w:t>ed</w:t>
      </w:r>
      <w:r>
        <w:rPr>
          <w:rFonts w:ascii="Arial" w:hAnsi="Arial" w:cs="Arial"/>
          <w:sz w:val="22"/>
          <w:szCs w:val="22"/>
        </w:rPr>
        <w:t xml:space="preserve"> disease pairs using false discovery rate (FDR). </w:t>
      </w:r>
      <w:r>
        <w:rPr>
          <w:rFonts w:ascii="Arial" w:hAnsi="Arial" w:cs="Arial"/>
          <w:sz w:val="22"/>
          <w:szCs w:val="22"/>
        </w:rPr>
        <w:lastRenderedPageBreak/>
        <w:t>Finally, we prioritized the disease pairs with a certain FDR cutoff, e.g. FDR&lt;0.05.  We have extensive experiences on</w:t>
      </w:r>
      <w:r w:rsidR="00416F6D">
        <w:rPr>
          <w:rFonts w:ascii="Arial" w:hAnsi="Arial" w:cs="Arial"/>
          <w:sz w:val="22"/>
          <w:szCs w:val="22"/>
        </w:rPr>
        <w:t xml:space="preserve"> conducting</w:t>
      </w:r>
      <w:r>
        <w:rPr>
          <w:rFonts w:ascii="Arial" w:hAnsi="Arial" w:cs="Arial"/>
          <w:sz w:val="22"/>
          <w:szCs w:val="22"/>
        </w:rPr>
        <w:t xml:space="preserve"> such permutations</w:t>
      </w:r>
      <w:r w:rsidR="00416F6D">
        <w:rPr>
          <w:rFonts w:ascii="Arial" w:hAnsi="Arial" w:cs="Arial"/>
          <w:sz w:val="22"/>
          <w:szCs w:val="22"/>
        </w:rPr>
        <w:t xml:space="preserve"> and prioritization</w:t>
      </w:r>
      <w:r w:rsidR="001D0C51">
        <w:rPr>
          <w:rFonts w:ascii="Arial" w:hAnsi="Arial" w:cs="Arial"/>
          <w:sz w:val="22"/>
          <w:szCs w:val="22"/>
        </w:rPr>
        <w:t xml:space="preserve"> </w:t>
      </w:r>
      <w:r w:rsidR="00541BAE">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[30, 34]</w:t>
      </w:r>
      <w:r w:rsidR="00541BAE">
        <w:rPr>
          <w:rFonts w:ascii="Arial" w:hAnsi="Arial" w:cs="Arial"/>
          <w:sz w:val="22"/>
          <w:szCs w:val="22"/>
        </w:rPr>
        <w:fldChar w:fldCharType="end"/>
      </w:r>
      <w:r>
        <w:rPr>
          <w:rFonts w:ascii="Arial" w:hAnsi="Arial" w:cs="Arial"/>
          <w:sz w:val="22"/>
          <w:szCs w:val="22"/>
        </w:rPr>
        <w:t>.</w:t>
      </w:r>
    </w:p>
    <w:p w14:paraId="602F03E2" w14:textId="77777777" w:rsidR="00C41EB7" w:rsidRPr="003079B2" w:rsidRDefault="00C41EB7" w:rsidP="00C41EB7">
      <w:pPr>
        <w:rPr>
          <w:rFonts w:ascii="Arial" w:hAnsi="Arial" w:cs="Arial"/>
          <w:sz w:val="22"/>
          <w:szCs w:val="22"/>
        </w:rPr>
      </w:pPr>
      <w:r>
        <w:rPr>
          <w:rFonts w:ascii="Arial" w:hAnsi="Arial" w:cs="Arial"/>
          <w:sz w:val="22"/>
          <w:szCs w:val="22"/>
        </w:rPr>
        <w:t xml:space="preserve"> </w:t>
      </w:r>
    </w:p>
    <w:p w14:paraId="06B4EE44" w14:textId="7B989206" w:rsidR="00C41EB7" w:rsidRDefault="00C41EB7" w:rsidP="00C41EB7">
      <w:pPr>
        <w:rPr>
          <w:rFonts w:ascii="Arial" w:hAnsi="Arial" w:cs="Arial"/>
          <w:sz w:val="22"/>
          <w:szCs w:val="22"/>
        </w:rPr>
      </w:pPr>
      <w:r w:rsidRPr="00F97890">
        <w:rPr>
          <w:rFonts w:ascii="Arial" w:hAnsi="Arial" w:cs="Arial"/>
          <w:i/>
          <w:sz w:val="22"/>
          <w:szCs w:val="22"/>
        </w:rPr>
        <w:t>Internal evaluation</w:t>
      </w:r>
      <w:r>
        <w:rPr>
          <w:rFonts w:ascii="Arial" w:hAnsi="Arial" w:cs="Arial"/>
          <w:sz w:val="22"/>
          <w:szCs w:val="22"/>
        </w:rPr>
        <w:t xml:space="preserve">: </w:t>
      </w:r>
      <w:r w:rsidR="00C7072A">
        <w:rPr>
          <w:rFonts w:ascii="Arial" w:hAnsi="Arial" w:cs="Arial"/>
          <w:sz w:val="22"/>
          <w:szCs w:val="22"/>
        </w:rPr>
        <w:t>A</w:t>
      </w:r>
      <w:r>
        <w:rPr>
          <w:rFonts w:ascii="Arial" w:hAnsi="Arial" w:cs="Arial"/>
          <w:sz w:val="22"/>
          <w:szCs w:val="22"/>
        </w:rPr>
        <w:t>s</w:t>
      </w:r>
      <w:r w:rsidR="00D81EB8">
        <w:rPr>
          <w:rFonts w:ascii="Arial" w:hAnsi="Arial" w:cs="Arial"/>
          <w:sz w:val="22"/>
          <w:szCs w:val="22"/>
        </w:rPr>
        <w:t xml:space="preserve"> did</w:t>
      </w:r>
      <w:r>
        <w:rPr>
          <w:rFonts w:ascii="Arial" w:hAnsi="Arial" w:cs="Arial"/>
          <w:sz w:val="22"/>
          <w:szCs w:val="22"/>
        </w:rPr>
        <w:t xml:space="preserve"> in SA 2.1, we</w:t>
      </w:r>
      <w:r w:rsidR="00D81EB8">
        <w:rPr>
          <w:rFonts w:ascii="Arial" w:hAnsi="Arial" w:cs="Arial"/>
          <w:sz w:val="22"/>
          <w:szCs w:val="22"/>
        </w:rPr>
        <w:t xml:space="preserve"> will</w:t>
      </w:r>
      <w:r>
        <w:rPr>
          <w:rFonts w:ascii="Arial" w:hAnsi="Arial" w:cs="Arial"/>
          <w:sz w:val="22"/>
          <w:szCs w:val="22"/>
        </w:rPr>
        <w:t xml:space="preserve"> use our internal electronic medical record datasets HCUP and Banner-university warehouse to validate the accuracy of this approach. We </w:t>
      </w:r>
      <w:r w:rsidR="00D81EB8">
        <w:rPr>
          <w:rFonts w:ascii="Arial" w:hAnsi="Arial" w:cs="Arial"/>
          <w:sz w:val="22"/>
          <w:szCs w:val="22"/>
        </w:rPr>
        <w:t xml:space="preserve">will </w:t>
      </w:r>
      <w:r>
        <w:rPr>
          <w:rFonts w:ascii="Arial" w:hAnsi="Arial" w:cs="Arial"/>
          <w:sz w:val="22"/>
          <w:szCs w:val="22"/>
        </w:rPr>
        <w:t xml:space="preserve">measure </w:t>
      </w:r>
      <w:r w:rsidR="00D81EB8">
        <w:rPr>
          <w:rFonts w:ascii="Arial" w:hAnsi="Arial" w:cs="Arial"/>
          <w:sz w:val="22"/>
          <w:szCs w:val="22"/>
        </w:rPr>
        <w:t>disease</w:t>
      </w:r>
      <w:r>
        <w:rPr>
          <w:rFonts w:ascii="Arial" w:hAnsi="Arial" w:cs="Arial"/>
          <w:sz w:val="22"/>
          <w:szCs w:val="22"/>
        </w:rPr>
        <w:t xml:space="preserve"> comorbidity similarly as </w:t>
      </w:r>
      <w:r w:rsidR="00D81EB8">
        <w:rPr>
          <w:rFonts w:ascii="Arial" w:hAnsi="Arial" w:cs="Arial"/>
          <w:sz w:val="22"/>
          <w:szCs w:val="22"/>
        </w:rPr>
        <w:t>in SA 2.1</w:t>
      </w:r>
      <w:r>
        <w:rPr>
          <w:rFonts w:ascii="Arial" w:hAnsi="Arial" w:cs="Arial"/>
          <w:sz w:val="22"/>
          <w:szCs w:val="22"/>
        </w:rPr>
        <w:t xml:space="preserve">, i.e., </w:t>
      </w:r>
      <w:r w:rsidR="00D81EB8">
        <w:rPr>
          <w:rFonts w:ascii="Arial" w:hAnsi="Arial" w:cs="Arial"/>
          <w:sz w:val="22"/>
          <w:szCs w:val="22"/>
        </w:rPr>
        <w:t>assessing</w:t>
      </w:r>
      <w:r>
        <w:rPr>
          <w:rFonts w:ascii="Arial" w:hAnsi="Arial" w:cs="Arial"/>
          <w:sz w:val="22"/>
          <w:szCs w:val="22"/>
        </w:rPr>
        <w:t xml:space="preserve"> </w:t>
      </w:r>
      <w:r w:rsidR="00D81EB8">
        <w:rPr>
          <w:rFonts w:ascii="Arial" w:hAnsi="Arial" w:cs="Arial"/>
          <w:sz w:val="22"/>
          <w:szCs w:val="22"/>
        </w:rPr>
        <w:t xml:space="preserve">the </w:t>
      </w:r>
      <w:r>
        <w:rPr>
          <w:rFonts w:ascii="Arial" w:hAnsi="Arial" w:cs="Arial"/>
          <w:sz w:val="22"/>
          <w:szCs w:val="22"/>
        </w:rPr>
        <w:t xml:space="preserve">enrichment of co-occurrence </w:t>
      </w:r>
      <w:r w:rsidR="00D81EB8">
        <w:rPr>
          <w:rFonts w:ascii="Arial" w:hAnsi="Arial" w:cs="Arial"/>
          <w:sz w:val="22"/>
          <w:szCs w:val="22"/>
        </w:rPr>
        <w:t>of</w:t>
      </w:r>
      <w:r>
        <w:rPr>
          <w:rFonts w:ascii="Arial" w:hAnsi="Arial" w:cs="Arial"/>
          <w:sz w:val="22"/>
          <w:szCs w:val="22"/>
        </w:rPr>
        <w:t xml:space="preserve"> two diseases</w:t>
      </w:r>
      <w:r w:rsidR="00D81EB8">
        <w:rPr>
          <w:rFonts w:ascii="Arial" w:hAnsi="Arial" w:cs="Arial"/>
          <w:sz w:val="22"/>
          <w:szCs w:val="22"/>
        </w:rPr>
        <w:t xml:space="preserve"> on patients</w:t>
      </w:r>
      <w:r>
        <w:rPr>
          <w:rFonts w:ascii="Arial" w:hAnsi="Arial" w:cs="Arial"/>
          <w:sz w:val="22"/>
          <w:szCs w:val="22"/>
        </w:rPr>
        <w:t xml:space="preserve"> </w:t>
      </w:r>
      <w:r w:rsidR="00D81EB8">
        <w:rPr>
          <w:rFonts w:ascii="Arial" w:hAnsi="Arial" w:cs="Arial"/>
          <w:sz w:val="22"/>
          <w:szCs w:val="22"/>
        </w:rPr>
        <w:t>while</w:t>
      </w:r>
      <w:r>
        <w:rPr>
          <w:rFonts w:ascii="Arial" w:hAnsi="Arial" w:cs="Arial"/>
          <w:sz w:val="22"/>
          <w:szCs w:val="22"/>
        </w:rPr>
        <w:t xml:space="preserve"> control</w:t>
      </w:r>
      <w:r w:rsidR="00D81EB8">
        <w:rPr>
          <w:rFonts w:ascii="Arial" w:hAnsi="Arial" w:cs="Arial"/>
          <w:sz w:val="22"/>
          <w:szCs w:val="22"/>
        </w:rPr>
        <w:t>ling</w:t>
      </w:r>
      <w:r>
        <w:rPr>
          <w:rFonts w:ascii="Arial" w:hAnsi="Arial" w:cs="Arial"/>
          <w:sz w:val="22"/>
          <w:szCs w:val="22"/>
        </w:rPr>
        <w:t xml:space="preserve"> the effects of gender and sex. We </w:t>
      </w:r>
      <w:r w:rsidR="00D81EB8">
        <w:rPr>
          <w:rFonts w:ascii="Arial" w:hAnsi="Arial" w:cs="Arial"/>
          <w:sz w:val="22"/>
          <w:szCs w:val="22"/>
        </w:rPr>
        <w:t xml:space="preserve">will </w:t>
      </w:r>
      <w:r>
        <w:rPr>
          <w:rFonts w:ascii="Arial" w:hAnsi="Arial" w:cs="Arial"/>
          <w:sz w:val="22"/>
          <w:szCs w:val="22"/>
        </w:rPr>
        <w:t xml:space="preserve">then test the enrichment of </w:t>
      </w:r>
      <w:r w:rsidR="00D81EB8">
        <w:rPr>
          <w:rFonts w:ascii="Arial" w:hAnsi="Arial" w:cs="Arial"/>
          <w:sz w:val="22"/>
          <w:szCs w:val="22"/>
        </w:rPr>
        <w:t xml:space="preserve">the </w:t>
      </w:r>
      <w:r>
        <w:rPr>
          <w:rFonts w:ascii="Arial" w:hAnsi="Arial" w:cs="Arial"/>
          <w:sz w:val="22"/>
          <w:szCs w:val="22"/>
        </w:rPr>
        <w:t xml:space="preserve">ENCODE derived disease distance/similarity and clinically observed comorbidity in the two EMR datasets. We will </w:t>
      </w:r>
      <w:r w:rsidR="00F319BF">
        <w:rPr>
          <w:rFonts w:ascii="Arial" w:hAnsi="Arial" w:cs="Arial"/>
          <w:sz w:val="22"/>
          <w:szCs w:val="22"/>
        </w:rPr>
        <w:t>assert</w:t>
      </w:r>
      <w:r>
        <w:rPr>
          <w:rFonts w:ascii="Arial" w:hAnsi="Arial" w:cs="Arial"/>
          <w:sz w:val="22"/>
          <w:szCs w:val="22"/>
        </w:rPr>
        <w:t xml:space="preserve"> the effectiveness of this approach if significant </w:t>
      </w:r>
      <w:r w:rsidRPr="006F1FD7">
        <w:rPr>
          <w:rFonts w:ascii="Arial" w:hAnsi="Arial" w:cs="Arial"/>
          <w:noProof/>
          <w:sz w:val="22"/>
          <w:szCs w:val="22"/>
        </w:rPr>
        <w:t>enrichment</w:t>
      </w:r>
      <w:r w:rsidR="00F319BF">
        <w:rPr>
          <w:rFonts w:ascii="Arial" w:hAnsi="Arial" w:cs="Arial"/>
          <w:noProof/>
          <w:sz w:val="22"/>
          <w:szCs w:val="22"/>
        </w:rPr>
        <w:t xml:space="preserve"> </w:t>
      </w:r>
      <w:r w:rsidR="00F319BF">
        <w:rPr>
          <w:rFonts w:ascii="Arial" w:hAnsi="Arial" w:cs="Arial"/>
          <w:sz w:val="22"/>
          <w:szCs w:val="22"/>
        </w:rPr>
        <w:t>with enough effect size (odds ratio &gt;2)</w:t>
      </w:r>
      <w:r>
        <w:rPr>
          <w:rFonts w:ascii="Arial" w:hAnsi="Arial" w:cs="Arial"/>
          <w:sz w:val="22"/>
          <w:szCs w:val="22"/>
        </w:rPr>
        <w:t xml:space="preserve"> is </w:t>
      </w:r>
      <w:r w:rsidR="00F319BF">
        <w:rPr>
          <w:rFonts w:ascii="Arial" w:hAnsi="Arial" w:cs="Arial"/>
          <w:sz w:val="22"/>
          <w:szCs w:val="22"/>
        </w:rPr>
        <w:t>obtained</w:t>
      </w:r>
      <w:r>
        <w:rPr>
          <w:rFonts w:ascii="Arial" w:hAnsi="Arial" w:cs="Arial"/>
          <w:sz w:val="22"/>
          <w:szCs w:val="22"/>
        </w:rPr>
        <w:t xml:space="preserve"> across the genetic and clinical datasets. </w:t>
      </w:r>
      <w:r w:rsidR="00D91EBD">
        <w:rPr>
          <w:rFonts w:ascii="Arial" w:hAnsi="Arial" w:cs="Arial"/>
          <w:sz w:val="22"/>
          <w:szCs w:val="22"/>
        </w:rPr>
        <w:t>Furthermore</w:t>
      </w:r>
      <w:r>
        <w:rPr>
          <w:rFonts w:ascii="Arial" w:hAnsi="Arial" w:cs="Arial"/>
          <w:sz w:val="22"/>
          <w:szCs w:val="22"/>
        </w:rPr>
        <w:t>, we will also compare the effect size of this comprehensive approach to the specific mechanism based approach in SA 2.1.</w:t>
      </w:r>
    </w:p>
    <w:p w14:paraId="66254F2A" w14:textId="77777777" w:rsidR="00C41EB7" w:rsidRPr="00277C27" w:rsidRDefault="00C41EB7" w:rsidP="00C41EB7">
      <w:pPr>
        <w:rPr>
          <w:rFonts w:ascii="Arial" w:hAnsi="Arial" w:cs="Arial"/>
          <w:b/>
          <w:sz w:val="22"/>
          <w:szCs w:val="22"/>
        </w:rPr>
      </w:pPr>
    </w:p>
    <w:p w14:paraId="405ADB65" w14:textId="77777777" w:rsidR="00C41EB7" w:rsidRPr="00B8337D" w:rsidRDefault="00C41EB7" w:rsidP="00C41EB7">
      <w:pPr>
        <w:rPr>
          <w:rFonts w:ascii="Arial" w:hAnsi="Arial" w:cs="Arial"/>
          <w:sz w:val="22"/>
          <w:szCs w:val="22"/>
        </w:rPr>
      </w:pPr>
      <w:r>
        <w:rPr>
          <w:rFonts w:ascii="Arial" w:hAnsi="Arial" w:cs="Arial"/>
          <w:b/>
          <w:sz w:val="22"/>
          <w:szCs w:val="22"/>
        </w:rPr>
        <w:t xml:space="preserve">SA 2.3 Validate top ten prioritized disease comorbidities from ENCODE </w:t>
      </w:r>
      <w:r w:rsidRPr="00F36559">
        <w:rPr>
          <w:rFonts w:ascii="Arial" w:hAnsi="Arial" w:cs="Arial"/>
          <w:b/>
          <w:sz w:val="22"/>
          <w:szCs w:val="22"/>
        </w:rPr>
        <w:t>in EMERGE dataset</w:t>
      </w:r>
    </w:p>
    <w:p w14:paraId="789F830F" w14:textId="1C8A49CC" w:rsidR="00C41EB7" w:rsidRDefault="00C41EB7" w:rsidP="00C41EB7">
      <w:pPr>
        <w:spacing w:before="120"/>
        <w:rPr>
          <w:rFonts w:ascii="Arial" w:hAnsi="Arial" w:cs="Arial"/>
          <w:sz w:val="22"/>
          <w:szCs w:val="22"/>
        </w:rPr>
      </w:pPr>
      <w:r>
        <w:rPr>
          <w:rFonts w:ascii="Arial" w:hAnsi="Arial" w:cs="Arial"/>
          <w:sz w:val="22"/>
          <w:szCs w:val="22"/>
        </w:rPr>
        <w:t xml:space="preserve">We will validate five prioritized disease pairs from SA 2.1 and SA 2.2, respectively, based on the statistical significance and effect size of these disease pairs (FDR&lt;0.05) </w:t>
      </w:r>
      <w:r w:rsidR="0012334E">
        <w:rPr>
          <w:rFonts w:ascii="Arial" w:hAnsi="Arial" w:cs="Arial"/>
          <w:sz w:val="22"/>
          <w:szCs w:val="22"/>
        </w:rPr>
        <w:t>as well as the</w:t>
      </w:r>
      <w:r>
        <w:rPr>
          <w:rFonts w:ascii="Arial" w:hAnsi="Arial" w:cs="Arial"/>
          <w:sz w:val="22"/>
          <w:szCs w:val="22"/>
        </w:rPr>
        <w:t xml:space="preserve"> availability of expertise in</w:t>
      </w:r>
      <w:r w:rsidR="00C7072A">
        <w:rPr>
          <w:rFonts w:ascii="Arial" w:hAnsi="Arial" w:cs="Arial"/>
          <w:sz w:val="22"/>
          <w:szCs w:val="22"/>
        </w:rPr>
        <w:t xml:space="preserve"> the</w:t>
      </w:r>
      <w:r>
        <w:rPr>
          <w:rFonts w:ascii="Arial" w:hAnsi="Arial" w:cs="Arial"/>
          <w:sz w:val="22"/>
          <w:szCs w:val="22"/>
        </w:rPr>
        <w:t xml:space="preserve"> EMERGE network. </w:t>
      </w:r>
      <w:r w:rsidRPr="004A5A3E">
        <w:rPr>
          <w:rFonts w:ascii="Arial" w:hAnsi="Arial" w:cs="Arial"/>
          <w:i/>
          <w:sz w:val="22"/>
          <w:szCs w:val="22"/>
        </w:rPr>
        <w:t>We hypothesize that disease pairs with strong common mechanisms (SA 2.1) and strong functional coherence (SA 2.2) in ENCODE are more likely to have comorbidity in patient level due to the genetic dependence between these diseases.</w:t>
      </w:r>
      <w:r>
        <w:rPr>
          <w:rFonts w:ascii="Arial" w:hAnsi="Arial" w:cs="Arial"/>
          <w:sz w:val="22"/>
          <w:szCs w:val="22"/>
        </w:rPr>
        <w:t xml:space="preserve">  We will use classic</w:t>
      </w:r>
      <w:r w:rsidR="00C7072A">
        <w:rPr>
          <w:rFonts w:ascii="Arial" w:hAnsi="Arial" w:cs="Arial"/>
          <w:sz w:val="22"/>
          <w:szCs w:val="22"/>
        </w:rPr>
        <w:t>al</w:t>
      </w:r>
      <w:r>
        <w:rPr>
          <w:rFonts w:ascii="Arial" w:hAnsi="Arial" w:cs="Arial"/>
          <w:sz w:val="22"/>
          <w:szCs w:val="22"/>
        </w:rPr>
        <w:t xml:space="preserve"> genetic approach</w:t>
      </w:r>
      <w:r w:rsidR="00C7072A">
        <w:rPr>
          <w:rFonts w:ascii="Arial" w:hAnsi="Arial" w:cs="Arial"/>
          <w:sz w:val="22"/>
          <w:szCs w:val="22"/>
        </w:rPr>
        <w:t>es</w:t>
      </w:r>
      <w:r>
        <w:rPr>
          <w:rFonts w:ascii="Arial" w:hAnsi="Arial" w:cs="Arial"/>
          <w:sz w:val="22"/>
          <w:szCs w:val="22"/>
        </w:rPr>
        <w:t xml:space="preserve"> to conduct the genetic validation, and tailor strategies particularly for th</w:t>
      </w:r>
      <w:r w:rsidR="0012334E">
        <w:rPr>
          <w:rFonts w:ascii="Arial" w:hAnsi="Arial" w:cs="Arial"/>
          <w:sz w:val="22"/>
          <w:szCs w:val="22"/>
        </w:rPr>
        <w:t>is</w:t>
      </w:r>
      <w:r>
        <w:rPr>
          <w:rFonts w:ascii="Arial" w:hAnsi="Arial" w:cs="Arial"/>
          <w:sz w:val="22"/>
          <w:szCs w:val="22"/>
        </w:rPr>
        <w:t xml:space="preserve"> comorbidity problem. </w:t>
      </w:r>
    </w:p>
    <w:p w14:paraId="1A73E0B2" w14:textId="3CC03FE2" w:rsidR="00C41EB7" w:rsidRDefault="00C41EB7" w:rsidP="00C41EB7">
      <w:pPr>
        <w:spacing w:before="120"/>
        <w:rPr>
          <w:rFonts w:ascii="Arial" w:hAnsi="Arial" w:cs="Arial"/>
          <w:sz w:val="22"/>
          <w:szCs w:val="22"/>
        </w:rPr>
      </w:pPr>
      <w:r>
        <w:rPr>
          <w:rFonts w:ascii="Arial" w:hAnsi="Arial" w:cs="Arial"/>
          <w:sz w:val="22"/>
          <w:szCs w:val="22"/>
        </w:rPr>
        <w:t xml:space="preserve">For each pair of </w:t>
      </w:r>
      <w:r w:rsidR="00340A1E">
        <w:rPr>
          <w:rFonts w:ascii="Arial" w:hAnsi="Arial" w:cs="Arial"/>
          <w:sz w:val="22"/>
          <w:szCs w:val="22"/>
        </w:rPr>
        <w:t>tentative comorbid</w:t>
      </w:r>
      <w:r>
        <w:rPr>
          <w:rFonts w:ascii="Arial" w:hAnsi="Arial" w:cs="Arial"/>
          <w:sz w:val="22"/>
          <w:szCs w:val="22"/>
        </w:rPr>
        <w:t xml:space="preserve"> diseases, we will determine the rules of selecting patients from the EMERGE data warehouse. We will select patients with only one disease, with both diseases (comorbidity patients), and </w:t>
      </w:r>
      <w:r w:rsidR="00340A1E">
        <w:rPr>
          <w:rFonts w:ascii="Arial" w:hAnsi="Arial" w:cs="Arial"/>
          <w:sz w:val="22"/>
          <w:szCs w:val="22"/>
        </w:rPr>
        <w:t xml:space="preserve">with </w:t>
      </w:r>
      <w:r>
        <w:rPr>
          <w:rFonts w:ascii="Arial" w:hAnsi="Arial" w:cs="Arial"/>
          <w:sz w:val="22"/>
          <w:szCs w:val="22"/>
        </w:rPr>
        <w:t>none of the diseases based on billing codes. At least two separate billing codes for the same diseases are required to assert</w:t>
      </w:r>
      <w:r w:rsidR="00340A1E">
        <w:rPr>
          <w:rFonts w:ascii="Arial" w:hAnsi="Arial" w:cs="Arial"/>
          <w:sz w:val="22"/>
          <w:szCs w:val="22"/>
        </w:rPr>
        <w:t xml:space="preserve"> the diagnosis of</w:t>
      </w:r>
      <w:r>
        <w:rPr>
          <w:rFonts w:ascii="Arial" w:hAnsi="Arial" w:cs="Arial"/>
          <w:sz w:val="22"/>
          <w:szCs w:val="22"/>
        </w:rPr>
        <w:t xml:space="preserve"> a disease. Patients with uncertain diseases </w:t>
      </w:r>
      <w:r w:rsidR="00340A1E">
        <w:rPr>
          <w:rFonts w:ascii="Arial" w:hAnsi="Arial" w:cs="Arial"/>
          <w:sz w:val="22"/>
          <w:szCs w:val="22"/>
        </w:rPr>
        <w:t>by</w:t>
      </w:r>
      <w:r>
        <w:rPr>
          <w:rFonts w:ascii="Arial" w:hAnsi="Arial" w:cs="Arial"/>
          <w:sz w:val="22"/>
          <w:szCs w:val="22"/>
        </w:rPr>
        <w:t xml:space="preserve"> ambiguous codes will be filtered from both cases and controls. </w:t>
      </w:r>
      <w:r w:rsidRPr="004A5A3E">
        <w:rPr>
          <w:rFonts w:ascii="Arial" w:hAnsi="Arial" w:cs="Arial"/>
          <w:sz w:val="22"/>
          <w:szCs w:val="22"/>
        </w:rPr>
        <w:t xml:space="preserve">We have established the early collaboration with </w:t>
      </w:r>
      <w:r w:rsidR="00C7072A" w:rsidRPr="004A5A3E">
        <w:rPr>
          <w:rFonts w:ascii="Arial" w:hAnsi="Arial" w:cs="Arial"/>
          <w:sz w:val="22"/>
          <w:szCs w:val="22"/>
        </w:rPr>
        <w:t xml:space="preserve">the </w:t>
      </w:r>
      <w:r w:rsidRPr="004A5A3E">
        <w:rPr>
          <w:rFonts w:ascii="Arial" w:hAnsi="Arial" w:cs="Arial"/>
          <w:sz w:val="22"/>
          <w:szCs w:val="22"/>
        </w:rPr>
        <w:t>EMERGE investigators</w:t>
      </w:r>
      <w:r>
        <w:rPr>
          <w:rFonts w:ascii="Arial" w:hAnsi="Arial" w:cs="Arial"/>
          <w:sz w:val="22"/>
          <w:szCs w:val="22"/>
        </w:rPr>
        <w:t xml:space="preserve">. </w:t>
      </w:r>
    </w:p>
    <w:p w14:paraId="6A7FC515" w14:textId="1AB896A9" w:rsidR="00C41EB7" w:rsidRDefault="00C41EB7" w:rsidP="00C41EB7">
      <w:pPr>
        <w:spacing w:before="120"/>
        <w:rPr>
          <w:rFonts w:ascii="Arial" w:hAnsi="Arial" w:cs="Arial"/>
          <w:sz w:val="22"/>
          <w:szCs w:val="22"/>
        </w:rPr>
      </w:pPr>
      <w:r>
        <w:rPr>
          <w:rFonts w:ascii="Arial" w:hAnsi="Arial" w:cs="Arial"/>
          <w:sz w:val="22"/>
          <w:szCs w:val="22"/>
        </w:rPr>
        <w:t>We will use a directional</w:t>
      </w:r>
      <w:r w:rsidR="003B77B6">
        <w:rPr>
          <w:rFonts w:ascii="Arial" w:hAnsi="Arial" w:cs="Arial"/>
          <w:sz w:val="22"/>
          <w:szCs w:val="22"/>
        </w:rPr>
        <w:t xml:space="preserve"> </w:t>
      </w:r>
      <w:r>
        <w:rPr>
          <w:rFonts w:ascii="Arial" w:hAnsi="Arial" w:cs="Arial"/>
          <w:sz w:val="22"/>
          <w:szCs w:val="22"/>
        </w:rPr>
        <w:t xml:space="preserve">model to test the effect size of disease comorbidity with respect a shared functional SNPs or a cooperative SNP pair. </w:t>
      </w:r>
      <w:r w:rsidR="00245F4C">
        <w:rPr>
          <w:rFonts w:ascii="Arial" w:hAnsi="Arial" w:cs="Arial"/>
          <w:sz w:val="22"/>
          <w:szCs w:val="22"/>
        </w:rPr>
        <w:t>This directional model distinguishes the comorbidity from</w:t>
      </w:r>
      <w:r w:rsidR="008732C2">
        <w:rPr>
          <w:rFonts w:ascii="Arial" w:hAnsi="Arial" w:cs="Arial"/>
          <w:sz w:val="22"/>
          <w:szCs w:val="22"/>
        </w:rPr>
        <w:t xml:space="preserve"> a</w:t>
      </w:r>
      <w:r w:rsidR="00245F4C">
        <w:rPr>
          <w:rFonts w:ascii="Arial" w:hAnsi="Arial" w:cs="Arial"/>
          <w:sz w:val="22"/>
          <w:szCs w:val="22"/>
        </w:rPr>
        <w:t xml:space="preserve"> disease A</w:t>
      </w:r>
      <w:r w:rsidR="00CB16D6">
        <w:rPr>
          <w:rFonts w:ascii="Arial" w:hAnsi="Arial" w:cs="Arial"/>
          <w:sz w:val="22"/>
          <w:szCs w:val="22"/>
        </w:rPr>
        <w:t xml:space="preserve"> (prior distance)</w:t>
      </w:r>
      <w:r w:rsidR="00245F4C">
        <w:rPr>
          <w:rFonts w:ascii="Arial" w:hAnsi="Arial" w:cs="Arial"/>
          <w:sz w:val="22"/>
          <w:szCs w:val="22"/>
        </w:rPr>
        <w:t xml:space="preserve"> to </w:t>
      </w:r>
      <w:r w:rsidR="008732C2">
        <w:rPr>
          <w:rFonts w:ascii="Arial" w:hAnsi="Arial" w:cs="Arial"/>
          <w:sz w:val="22"/>
          <w:szCs w:val="22"/>
        </w:rPr>
        <w:t xml:space="preserve">another </w:t>
      </w:r>
      <w:r w:rsidR="00245F4C">
        <w:rPr>
          <w:rFonts w:ascii="Arial" w:hAnsi="Arial" w:cs="Arial"/>
          <w:sz w:val="22"/>
          <w:szCs w:val="22"/>
        </w:rPr>
        <w:t>disease B</w:t>
      </w:r>
      <w:r w:rsidR="00CB16D6">
        <w:rPr>
          <w:rFonts w:ascii="Arial" w:hAnsi="Arial" w:cs="Arial"/>
          <w:sz w:val="22"/>
          <w:szCs w:val="22"/>
        </w:rPr>
        <w:t xml:space="preserve"> (posterior disease)</w:t>
      </w:r>
      <w:r w:rsidR="00245F4C">
        <w:rPr>
          <w:rFonts w:ascii="Arial" w:hAnsi="Arial" w:cs="Arial"/>
          <w:sz w:val="22"/>
          <w:szCs w:val="22"/>
        </w:rPr>
        <w:t xml:space="preserve"> from the inverse direction, i.e. from the disease B</w:t>
      </w:r>
      <w:r w:rsidR="00CB16D6">
        <w:rPr>
          <w:rFonts w:ascii="Arial" w:hAnsi="Arial" w:cs="Arial"/>
          <w:sz w:val="22"/>
          <w:szCs w:val="22"/>
        </w:rPr>
        <w:t xml:space="preserve"> (prior disease)</w:t>
      </w:r>
      <w:r w:rsidR="00245F4C">
        <w:rPr>
          <w:rFonts w:ascii="Arial" w:hAnsi="Arial" w:cs="Arial"/>
          <w:sz w:val="22"/>
          <w:szCs w:val="22"/>
        </w:rPr>
        <w:t xml:space="preserve"> to A</w:t>
      </w:r>
      <w:r w:rsidR="00CB16D6">
        <w:rPr>
          <w:rFonts w:ascii="Arial" w:hAnsi="Arial" w:cs="Arial"/>
          <w:sz w:val="22"/>
          <w:szCs w:val="22"/>
        </w:rPr>
        <w:t xml:space="preserve"> (posterior disease)</w:t>
      </w:r>
      <w:r w:rsidR="00245F4C">
        <w:rPr>
          <w:rFonts w:ascii="Arial" w:hAnsi="Arial" w:cs="Arial"/>
          <w:sz w:val="22"/>
          <w:szCs w:val="22"/>
        </w:rPr>
        <w:t xml:space="preserve">. </w:t>
      </w:r>
      <w:r>
        <w:rPr>
          <w:rFonts w:ascii="Arial" w:hAnsi="Arial" w:cs="Arial"/>
          <w:sz w:val="22"/>
          <w:szCs w:val="22"/>
        </w:rPr>
        <w:t>First, we will identify the shared SNPs or independent SNPs that mostly contribute the similarity/distance</w:t>
      </w:r>
      <w:r w:rsidR="00CB16D6">
        <w:rPr>
          <w:rFonts w:ascii="Arial" w:hAnsi="Arial" w:cs="Arial"/>
          <w:sz w:val="22"/>
          <w:szCs w:val="22"/>
        </w:rPr>
        <w:t xml:space="preserve"> of the tentative comorbid diseases</w:t>
      </w:r>
      <w:r>
        <w:rPr>
          <w:rFonts w:ascii="Arial" w:hAnsi="Arial" w:cs="Arial"/>
          <w:sz w:val="22"/>
          <w:szCs w:val="22"/>
        </w:rPr>
        <w:t>.  Then, we will employ logistic regression to test the effect size of acquiring a</w:t>
      </w:r>
      <w:r w:rsidR="00CB16D6">
        <w:rPr>
          <w:rFonts w:ascii="Arial" w:hAnsi="Arial" w:cs="Arial"/>
          <w:sz w:val="22"/>
          <w:szCs w:val="22"/>
        </w:rPr>
        <w:t xml:space="preserve"> pair of </w:t>
      </w:r>
      <w:r>
        <w:rPr>
          <w:rFonts w:ascii="Arial" w:hAnsi="Arial" w:cs="Arial"/>
          <w:sz w:val="22"/>
          <w:szCs w:val="22"/>
        </w:rPr>
        <w:t>comorbid disease</w:t>
      </w:r>
      <w:r w:rsidR="00CB16D6">
        <w:rPr>
          <w:rFonts w:ascii="Arial" w:hAnsi="Arial" w:cs="Arial"/>
          <w:sz w:val="22"/>
          <w:szCs w:val="22"/>
        </w:rPr>
        <w:t>s</w:t>
      </w:r>
      <w:r>
        <w:rPr>
          <w:rFonts w:ascii="Arial" w:hAnsi="Arial" w:cs="Arial"/>
          <w:sz w:val="22"/>
          <w:szCs w:val="22"/>
        </w:rPr>
        <w:t xml:space="preserve"> after diagnos</w:t>
      </w:r>
      <w:r w:rsidR="00CB16D6">
        <w:rPr>
          <w:rFonts w:ascii="Arial" w:hAnsi="Arial" w:cs="Arial"/>
          <w:sz w:val="22"/>
          <w:szCs w:val="22"/>
        </w:rPr>
        <w:t>ed</w:t>
      </w:r>
      <w:r>
        <w:rPr>
          <w:rFonts w:ascii="Arial" w:hAnsi="Arial" w:cs="Arial"/>
          <w:sz w:val="22"/>
          <w:szCs w:val="22"/>
        </w:rPr>
        <w:t xml:space="preserve"> with a disease. We will regard the shared SNPs or cooperative SNPs as dependent variable</w:t>
      </w:r>
      <w:r w:rsidR="00CB16D6">
        <w:rPr>
          <w:rFonts w:ascii="Arial" w:hAnsi="Arial" w:cs="Arial"/>
          <w:sz w:val="22"/>
          <w:szCs w:val="22"/>
        </w:rPr>
        <w:t>s</w:t>
      </w:r>
      <w:r>
        <w:rPr>
          <w:rFonts w:ascii="Arial" w:hAnsi="Arial" w:cs="Arial"/>
          <w:sz w:val="22"/>
          <w:szCs w:val="22"/>
        </w:rPr>
        <w:t>, and more importantly, regard the interactions between the tested SNPs (shared or cooperative pair) and the prior disease as a dependent variable as well,</w:t>
      </w:r>
      <w:r w:rsidRPr="00796A47">
        <w:rPr>
          <w:rFonts w:ascii="Arial" w:hAnsi="Arial" w:cs="Arial"/>
          <w:sz w:val="22"/>
          <w:szCs w:val="22"/>
        </w:rPr>
        <w:t xml:space="preserve"> </w:t>
      </w:r>
      <w:r>
        <w:rPr>
          <w:rFonts w:ascii="Arial" w:hAnsi="Arial" w:cs="Arial"/>
          <w:sz w:val="22"/>
          <w:szCs w:val="22"/>
        </w:rPr>
        <w:t xml:space="preserve">and regard the prior disease as a covariate. We will test effect size of the interaction term, under the control of age and sex as covariates. We also test the other direction as well and treat </w:t>
      </w:r>
      <w:r w:rsidR="00CB16D6">
        <w:rPr>
          <w:rFonts w:ascii="Arial" w:hAnsi="Arial" w:cs="Arial"/>
          <w:sz w:val="22"/>
          <w:szCs w:val="22"/>
        </w:rPr>
        <w:t>the two tests</w:t>
      </w:r>
      <w:r>
        <w:rPr>
          <w:rFonts w:ascii="Arial" w:hAnsi="Arial" w:cs="Arial"/>
          <w:sz w:val="22"/>
          <w:szCs w:val="22"/>
        </w:rPr>
        <w:t xml:space="preserve"> as separate test</w:t>
      </w:r>
      <w:r w:rsidR="00CB16D6">
        <w:rPr>
          <w:rFonts w:ascii="Arial" w:hAnsi="Arial" w:cs="Arial"/>
          <w:sz w:val="22"/>
          <w:szCs w:val="22"/>
        </w:rPr>
        <w:t>s</w:t>
      </w:r>
      <w:r>
        <w:rPr>
          <w:rFonts w:ascii="Arial" w:hAnsi="Arial" w:cs="Arial"/>
          <w:sz w:val="22"/>
          <w:szCs w:val="22"/>
        </w:rPr>
        <w:t xml:space="preserve"> as the disease progression for the two cases are different. </w:t>
      </w:r>
      <w:r w:rsidR="009C2E5B">
        <w:rPr>
          <w:rFonts w:ascii="Arial" w:hAnsi="Arial" w:cs="Arial"/>
          <w:sz w:val="22"/>
          <w:szCs w:val="22"/>
        </w:rPr>
        <w:t xml:space="preserve">We believe we can reach sufficient power for </w:t>
      </w:r>
      <w:r w:rsidR="00BE7F1A">
        <w:rPr>
          <w:rFonts w:ascii="Arial" w:hAnsi="Arial" w:cs="Arial"/>
          <w:sz w:val="22"/>
          <w:szCs w:val="22"/>
        </w:rPr>
        <w:t>the comorbidities among common diseases if the effect size is moderate (e.g. OR=1.5)</w:t>
      </w:r>
      <w:r w:rsidR="009C2E5B">
        <w:rPr>
          <w:rFonts w:ascii="Arial" w:hAnsi="Arial" w:cs="Arial"/>
          <w:sz w:val="22"/>
          <w:szCs w:val="22"/>
        </w:rPr>
        <w:t xml:space="preserve">, </w:t>
      </w:r>
      <w:r w:rsidR="00BE7F1A">
        <w:rPr>
          <w:rFonts w:ascii="Arial" w:hAnsi="Arial" w:cs="Arial"/>
          <w:sz w:val="22"/>
          <w:szCs w:val="22"/>
        </w:rPr>
        <w:t xml:space="preserve">considering the </w:t>
      </w:r>
      <w:r w:rsidR="009C2E5B">
        <w:rPr>
          <w:rFonts w:ascii="Arial" w:hAnsi="Arial" w:cs="Arial"/>
          <w:sz w:val="22"/>
          <w:szCs w:val="22"/>
        </w:rPr>
        <w:t xml:space="preserve">big </w:t>
      </w:r>
      <w:r w:rsidR="00BE7F1A">
        <w:rPr>
          <w:rFonts w:ascii="Arial" w:hAnsi="Arial" w:cs="Arial"/>
          <w:sz w:val="22"/>
          <w:szCs w:val="22"/>
        </w:rPr>
        <w:t xml:space="preserve">size of </w:t>
      </w:r>
      <w:r w:rsidR="009C2E5B">
        <w:rPr>
          <w:rFonts w:ascii="Arial" w:hAnsi="Arial" w:cs="Arial"/>
          <w:sz w:val="22"/>
          <w:szCs w:val="22"/>
        </w:rPr>
        <w:t>sample</w:t>
      </w:r>
      <w:r w:rsidR="00BE7F1A">
        <w:rPr>
          <w:rFonts w:ascii="Arial" w:hAnsi="Arial" w:cs="Arial"/>
          <w:sz w:val="22"/>
          <w:szCs w:val="22"/>
        </w:rPr>
        <w:t>s</w:t>
      </w:r>
      <w:r w:rsidR="009C2E5B">
        <w:rPr>
          <w:rFonts w:ascii="Arial" w:hAnsi="Arial" w:cs="Arial"/>
          <w:sz w:val="22"/>
          <w:szCs w:val="22"/>
        </w:rPr>
        <w:t xml:space="preserve"> (&gt;2000 for most common diseases)</w:t>
      </w:r>
      <w:r w:rsidR="00BE7F1A">
        <w:rPr>
          <w:rFonts w:ascii="Arial" w:hAnsi="Arial" w:cs="Arial"/>
          <w:sz w:val="22"/>
          <w:szCs w:val="22"/>
        </w:rPr>
        <w:t xml:space="preserve"> available</w:t>
      </w:r>
      <w:r w:rsidR="009C2E5B">
        <w:rPr>
          <w:rFonts w:ascii="Arial" w:hAnsi="Arial" w:cs="Arial"/>
          <w:sz w:val="22"/>
          <w:szCs w:val="22"/>
        </w:rPr>
        <w:t xml:space="preserve"> in</w:t>
      </w:r>
      <w:r w:rsidR="00BE7F1A">
        <w:rPr>
          <w:rFonts w:ascii="Arial" w:hAnsi="Arial" w:cs="Arial"/>
          <w:sz w:val="22"/>
          <w:szCs w:val="22"/>
        </w:rPr>
        <w:t xml:space="preserve"> the</w:t>
      </w:r>
      <w:r w:rsidR="009C2E5B">
        <w:rPr>
          <w:rFonts w:ascii="Arial" w:hAnsi="Arial" w:cs="Arial"/>
          <w:sz w:val="22"/>
          <w:szCs w:val="22"/>
        </w:rPr>
        <w:t xml:space="preserve"> EMERGE dataset (Table 3).</w:t>
      </w:r>
    </w:p>
    <w:p w14:paraId="199A1A04" w14:textId="367882FF" w:rsidR="00280433" w:rsidRDefault="00280433" w:rsidP="00C41EB7">
      <w:pPr>
        <w:spacing w:before="120"/>
        <w:rPr>
          <w:rFonts w:ascii="Arial" w:hAnsi="Arial" w:cs="Arial"/>
          <w:sz w:val="22"/>
          <w:szCs w:val="22"/>
        </w:rPr>
      </w:pPr>
      <w:r w:rsidRPr="00196CEC">
        <w:rPr>
          <w:rFonts w:ascii="Arial" w:hAnsi="Arial" w:cs="Arial"/>
          <w:b/>
          <w:sz w:val="22"/>
          <w:szCs w:val="22"/>
        </w:rPr>
        <w:t xml:space="preserve">Table 3: Power analysis by </w:t>
      </w:r>
      <w:proofErr w:type="spellStart"/>
      <w:r w:rsidRPr="00196CEC">
        <w:rPr>
          <w:rFonts w:ascii="Arial" w:hAnsi="Arial" w:cs="Arial"/>
          <w:b/>
          <w:sz w:val="22"/>
          <w:szCs w:val="22"/>
        </w:rPr>
        <w:t>Quanto</w:t>
      </w:r>
      <w:proofErr w:type="spellEnd"/>
      <w:r>
        <w:rPr>
          <w:rFonts w:ascii="Arial" w:hAnsi="Arial" w:cs="Arial"/>
          <w:sz w:val="22"/>
          <w:szCs w:val="22"/>
        </w:rPr>
        <w:t xml:space="preserve">. The table shows the number of cases (comorbidities) required to reach a power of 80% when 5 times of controls are matched, </w:t>
      </w:r>
      <w:r w:rsidR="00FE6316">
        <w:rPr>
          <w:rFonts w:ascii="Arial" w:hAnsi="Arial" w:cs="Arial"/>
          <w:sz w:val="22"/>
          <w:szCs w:val="22"/>
        </w:rPr>
        <w:t xml:space="preserve">for </w:t>
      </w:r>
      <w:r>
        <w:rPr>
          <w:rFonts w:ascii="Arial" w:hAnsi="Arial" w:cs="Arial"/>
          <w:sz w:val="22"/>
          <w:szCs w:val="22"/>
        </w:rPr>
        <w:t>expected effect size</w:t>
      </w:r>
      <w:r w:rsidR="00FE6316">
        <w:rPr>
          <w:rFonts w:ascii="Arial" w:hAnsi="Arial" w:cs="Arial"/>
          <w:sz w:val="22"/>
          <w:szCs w:val="22"/>
        </w:rPr>
        <w:t xml:space="preserve"> of</w:t>
      </w:r>
      <w:r>
        <w:rPr>
          <w:rFonts w:ascii="Arial" w:hAnsi="Arial" w:cs="Arial"/>
          <w:sz w:val="22"/>
          <w:szCs w:val="22"/>
        </w:rPr>
        <w:t xml:space="preserve"> 1.5</w:t>
      </w:r>
      <w:r w:rsidR="00FE6316">
        <w:rPr>
          <w:rFonts w:ascii="Arial" w:hAnsi="Arial" w:cs="Arial"/>
          <w:sz w:val="22"/>
          <w:szCs w:val="22"/>
        </w:rPr>
        <w:t xml:space="preserve"> (OR)</w:t>
      </w:r>
      <w:r>
        <w:rPr>
          <w:rFonts w:ascii="Arial" w:hAnsi="Arial" w:cs="Arial"/>
          <w:sz w:val="22"/>
          <w:szCs w:val="22"/>
        </w:rPr>
        <w:t xml:space="preserve"> and case risk </w:t>
      </w:r>
      <w:r w:rsidR="00FE6316">
        <w:rPr>
          <w:rFonts w:ascii="Arial" w:hAnsi="Arial" w:cs="Arial"/>
          <w:sz w:val="22"/>
          <w:szCs w:val="22"/>
        </w:rPr>
        <w:t xml:space="preserve">of </w:t>
      </w:r>
      <w:r>
        <w:rPr>
          <w:rFonts w:ascii="Arial" w:hAnsi="Arial" w:cs="Arial"/>
          <w:sz w:val="22"/>
          <w:szCs w:val="22"/>
        </w:rPr>
        <w:t>1%.</w:t>
      </w:r>
      <w:r w:rsidR="001441C9">
        <w:rPr>
          <w:rFonts w:ascii="Arial" w:hAnsi="Arial" w:cs="Arial"/>
          <w:sz w:val="22"/>
          <w:szCs w:val="22"/>
        </w:rPr>
        <w:t xml:space="preserve"> Rows and columns show the minor allele frequency</w:t>
      </w:r>
      <w:r w:rsidR="00FE6316">
        <w:rPr>
          <w:rFonts w:ascii="Arial" w:hAnsi="Arial" w:cs="Arial"/>
          <w:sz w:val="22"/>
          <w:szCs w:val="22"/>
        </w:rPr>
        <w:t xml:space="preserve"> (MAF)</w:t>
      </w:r>
      <w:r w:rsidR="001441C9">
        <w:rPr>
          <w:rFonts w:ascii="Arial" w:hAnsi="Arial" w:cs="Arial"/>
          <w:sz w:val="22"/>
          <w:szCs w:val="22"/>
        </w:rPr>
        <w:t xml:space="preserve"> of SNP1 and SNP2</w:t>
      </w:r>
      <w:r w:rsidR="00FE6316">
        <w:rPr>
          <w:rFonts w:ascii="Arial" w:hAnsi="Arial" w:cs="Arial"/>
          <w:sz w:val="22"/>
          <w:szCs w:val="22"/>
        </w:rPr>
        <w:t>,</w:t>
      </w:r>
      <w:r w:rsidR="001441C9">
        <w:rPr>
          <w:rFonts w:ascii="Arial" w:hAnsi="Arial" w:cs="Arial"/>
          <w:sz w:val="22"/>
          <w:szCs w:val="22"/>
        </w:rPr>
        <w:t xml:space="preserve"> respectively. </w:t>
      </w:r>
      <w:r>
        <w:rPr>
          <w:rFonts w:ascii="Arial" w:hAnsi="Arial" w:cs="Arial"/>
          <w:sz w:val="22"/>
          <w:szCs w:val="22"/>
        </w:rPr>
        <w:t xml:space="preserve"> </w:t>
      </w:r>
    </w:p>
    <w:tbl>
      <w:tblPr>
        <w:tblpPr w:leftFromText="180" w:rightFromText="180" w:vertAnchor="text" w:horzAnchor="page" w:tblpX="1009" w:tblpY="-700"/>
        <w:tblOverlap w:val="never"/>
        <w:tblW w:w="4524" w:type="dxa"/>
        <w:tblLayout w:type="fixed"/>
        <w:tblLook w:val="04A0" w:firstRow="1" w:lastRow="0" w:firstColumn="1" w:lastColumn="0" w:noHBand="0" w:noVBand="1"/>
      </w:tblPr>
      <w:tblGrid>
        <w:gridCol w:w="1188"/>
        <w:gridCol w:w="522"/>
        <w:gridCol w:w="954"/>
        <w:gridCol w:w="900"/>
        <w:gridCol w:w="960"/>
      </w:tblGrid>
      <w:tr w:rsidR="002F6C60" w:rsidRPr="00A95237" w14:paraId="0066C652" w14:textId="77777777" w:rsidTr="00196CEC">
        <w:trPr>
          <w:trHeight w:val="288"/>
        </w:trPr>
        <w:tc>
          <w:tcPr>
            <w:tcW w:w="1188" w:type="dxa"/>
            <w:tcBorders>
              <w:top w:val="nil"/>
              <w:left w:val="nil"/>
              <w:bottom w:val="nil"/>
              <w:right w:val="nil"/>
            </w:tcBorders>
          </w:tcPr>
          <w:p w14:paraId="4AEBE205" w14:textId="77777777" w:rsidR="002F6C60" w:rsidRDefault="002F6C60" w:rsidP="00882D65">
            <w:pPr>
              <w:jc w:val="center"/>
              <w:rPr>
                <w:rFonts w:ascii="Calibri" w:eastAsia="Times New Roman" w:hAnsi="Calibri" w:cs="Times New Roman"/>
                <w:color w:val="000000"/>
                <w:sz w:val="22"/>
                <w:szCs w:val="22"/>
                <w:lang w:eastAsia="zh-CN"/>
              </w:rPr>
            </w:pPr>
          </w:p>
        </w:tc>
        <w:tc>
          <w:tcPr>
            <w:tcW w:w="522" w:type="dxa"/>
            <w:tcBorders>
              <w:top w:val="nil"/>
              <w:left w:val="nil"/>
              <w:bottom w:val="nil"/>
              <w:right w:val="nil"/>
            </w:tcBorders>
          </w:tcPr>
          <w:p w14:paraId="7E38BCB6" w14:textId="01523C9C" w:rsidR="002F6C60" w:rsidRDefault="002F6C60" w:rsidP="00882D65">
            <w:pPr>
              <w:jc w:val="center"/>
              <w:rPr>
                <w:rFonts w:ascii="Calibri" w:eastAsia="Times New Roman" w:hAnsi="Calibri" w:cs="Times New Roman"/>
                <w:color w:val="000000"/>
                <w:sz w:val="22"/>
                <w:szCs w:val="22"/>
                <w:lang w:eastAsia="zh-CN"/>
              </w:rPr>
            </w:pPr>
          </w:p>
        </w:tc>
        <w:tc>
          <w:tcPr>
            <w:tcW w:w="2814" w:type="dxa"/>
            <w:gridSpan w:val="3"/>
            <w:tcBorders>
              <w:top w:val="nil"/>
              <w:left w:val="nil"/>
              <w:right w:val="nil"/>
            </w:tcBorders>
            <w:shd w:val="clear" w:color="auto" w:fill="auto"/>
            <w:noWrap/>
            <w:vAlign w:val="bottom"/>
          </w:tcPr>
          <w:p w14:paraId="5DBEEBBE" w14:textId="2F4B7E4B"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sidRPr="00196CEC">
              <w:rPr>
                <w:rFonts w:ascii="Calibri" w:eastAsia="Times New Roman" w:hAnsi="Calibri" w:cs="Times New Roman"/>
                <w:color w:val="000000"/>
                <w:sz w:val="22"/>
                <w:szCs w:val="22"/>
                <w:vertAlign w:val="subscript"/>
                <w:lang w:eastAsia="zh-CN"/>
              </w:rPr>
              <w:t>2</w:t>
            </w:r>
          </w:p>
        </w:tc>
      </w:tr>
      <w:tr w:rsidR="002F6C60" w:rsidRPr="00A95237" w14:paraId="2736EB00" w14:textId="77777777" w:rsidTr="00196CEC">
        <w:trPr>
          <w:trHeight w:val="288"/>
        </w:trPr>
        <w:tc>
          <w:tcPr>
            <w:tcW w:w="1188" w:type="dxa"/>
            <w:tcBorders>
              <w:top w:val="nil"/>
              <w:left w:val="nil"/>
              <w:bottom w:val="nil"/>
              <w:right w:val="nil"/>
            </w:tcBorders>
          </w:tcPr>
          <w:p w14:paraId="0CBDFB72"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right w:val="nil"/>
            </w:tcBorders>
          </w:tcPr>
          <w:p w14:paraId="364AB088" w14:textId="564AC03E" w:rsidR="002F6C60" w:rsidRPr="00A95237" w:rsidRDefault="002F6C60" w:rsidP="00882D65">
            <w:pPr>
              <w:jc w:val="right"/>
              <w:rPr>
                <w:rFonts w:ascii="Calibri" w:eastAsia="Times New Roman" w:hAnsi="Calibri" w:cs="Times New Roman"/>
                <w:color w:val="000000"/>
                <w:sz w:val="22"/>
                <w:szCs w:val="22"/>
                <w:lang w:eastAsia="zh-CN"/>
              </w:rPr>
            </w:pPr>
          </w:p>
        </w:tc>
        <w:tc>
          <w:tcPr>
            <w:tcW w:w="954" w:type="dxa"/>
            <w:tcBorders>
              <w:top w:val="nil"/>
              <w:left w:val="nil"/>
              <w:bottom w:val="single" w:sz="4" w:space="0" w:color="auto"/>
              <w:right w:val="nil"/>
            </w:tcBorders>
            <w:shd w:val="clear" w:color="auto" w:fill="auto"/>
            <w:noWrap/>
            <w:vAlign w:val="bottom"/>
            <w:hideMark/>
          </w:tcPr>
          <w:p w14:paraId="712649BB" w14:textId="61AC9E88"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0.1</w:t>
            </w:r>
          </w:p>
        </w:tc>
        <w:tc>
          <w:tcPr>
            <w:tcW w:w="900" w:type="dxa"/>
            <w:tcBorders>
              <w:top w:val="nil"/>
              <w:left w:val="nil"/>
              <w:bottom w:val="single" w:sz="4" w:space="0" w:color="auto"/>
              <w:right w:val="nil"/>
            </w:tcBorders>
            <w:shd w:val="clear" w:color="auto" w:fill="auto"/>
            <w:noWrap/>
            <w:vAlign w:val="bottom"/>
            <w:hideMark/>
          </w:tcPr>
          <w:p w14:paraId="64E77CE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0.2</w:t>
            </w:r>
          </w:p>
        </w:tc>
        <w:tc>
          <w:tcPr>
            <w:tcW w:w="960" w:type="dxa"/>
            <w:tcBorders>
              <w:top w:val="nil"/>
              <w:left w:val="nil"/>
              <w:bottom w:val="single" w:sz="4" w:space="0" w:color="auto"/>
              <w:right w:val="nil"/>
            </w:tcBorders>
            <w:shd w:val="clear" w:color="auto" w:fill="auto"/>
            <w:noWrap/>
            <w:vAlign w:val="bottom"/>
            <w:hideMark/>
          </w:tcPr>
          <w:p w14:paraId="1FAF680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0.3</w:t>
            </w:r>
          </w:p>
        </w:tc>
      </w:tr>
      <w:tr w:rsidR="002F6C60" w:rsidRPr="00A95237" w14:paraId="2F8B9DB7" w14:textId="77777777" w:rsidTr="00196CEC">
        <w:trPr>
          <w:trHeight w:val="288"/>
        </w:trPr>
        <w:tc>
          <w:tcPr>
            <w:tcW w:w="1188" w:type="dxa"/>
            <w:vMerge w:val="restart"/>
            <w:tcBorders>
              <w:top w:val="nil"/>
              <w:left w:val="nil"/>
              <w:right w:val="nil"/>
            </w:tcBorders>
            <w:textDirection w:val="btLr"/>
            <w:vAlign w:val="center"/>
          </w:tcPr>
          <w:p w14:paraId="679FE937" w14:textId="5729E9DA"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Pr>
                <w:rFonts w:ascii="Calibri" w:eastAsia="Times New Roman" w:hAnsi="Calibri" w:cs="Times New Roman"/>
                <w:color w:val="000000"/>
                <w:sz w:val="22"/>
                <w:szCs w:val="22"/>
                <w:vertAlign w:val="subscript"/>
                <w:lang w:eastAsia="zh-CN"/>
              </w:rPr>
              <w:t>1</w:t>
            </w:r>
          </w:p>
        </w:tc>
        <w:tc>
          <w:tcPr>
            <w:tcW w:w="522" w:type="dxa"/>
            <w:tcBorders>
              <w:top w:val="nil"/>
              <w:left w:val="nil"/>
              <w:bottom w:val="nil"/>
              <w:right w:val="single" w:sz="4" w:space="0" w:color="auto"/>
            </w:tcBorders>
          </w:tcPr>
          <w:p w14:paraId="78960C08" w14:textId="6D40A472"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0.1</w:t>
            </w:r>
          </w:p>
        </w:tc>
        <w:tc>
          <w:tcPr>
            <w:tcW w:w="954" w:type="dxa"/>
            <w:tcBorders>
              <w:top w:val="single" w:sz="4" w:space="0" w:color="auto"/>
              <w:left w:val="single" w:sz="4" w:space="0" w:color="auto"/>
              <w:bottom w:val="nil"/>
              <w:right w:val="nil"/>
            </w:tcBorders>
            <w:shd w:val="clear" w:color="auto" w:fill="auto"/>
            <w:noWrap/>
            <w:vAlign w:val="bottom"/>
            <w:hideMark/>
          </w:tcPr>
          <w:p w14:paraId="116AA78E" w14:textId="6A63252C"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666</w:t>
            </w:r>
          </w:p>
        </w:tc>
        <w:tc>
          <w:tcPr>
            <w:tcW w:w="900" w:type="dxa"/>
            <w:tcBorders>
              <w:top w:val="single" w:sz="4" w:space="0" w:color="auto"/>
              <w:left w:val="nil"/>
              <w:bottom w:val="nil"/>
              <w:right w:val="nil"/>
            </w:tcBorders>
            <w:shd w:val="clear" w:color="auto" w:fill="auto"/>
            <w:noWrap/>
            <w:vAlign w:val="bottom"/>
            <w:hideMark/>
          </w:tcPr>
          <w:p w14:paraId="43AABFB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60" w:type="dxa"/>
            <w:tcBorders>
              <w:top w:val="single" w:sz="4" w:space="0" w:color="auto"/>
              <w:left w:val="nil"/>
              <w:bottom w:val="nil"/>
              <w:right w:val="nil"/>
            </w:tcBorders>
            <w:shd w:val="clear" w:color="auto" w:fill="auto"/>
            <w:noWrap/>
            <w:vAlign w:val="bottom"/>
            <w:hideMark/>
          </w:tcPr>
          <w:p w14:paraId="0889F51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r>
      <w:tr w:rsidR="002F6C60" w:rsidRPr="00A95237" w14:paraId="1EF01C2C" w14:textId="77777777" w:rsidTr="00196CEC">
        <w:trPr>
          <w:trHeight w:val="288"/>
        </w:trPr>
        <w:tc>
          <w:tcPr>
            <w:tcW w:w="1188" w:type="dxa"/>
            <w:vMerge/>
            <w:tcBorders>
              <w:left w:val="nil"/>
              <w:right w:val="nil"/>
            </w:tcBorders>
          </w:tcPr>
          <w:p w14:paraId="59E32725"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71ADEB67" w14:textId="63F19F33"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0.2</w:t>
            </w:r>
          </w:p>
        </w:tc>
        <w:tc>
          <w:tcPr>
            <w:tcW w:w="954" w:type="dxa"/>
            <w:tcBorders>
              <w:top w:val="nil"/>
              <w:left w:val="single" w:sz="4" w:space="0" w:color="auto"/>
              <w:bottom w:val="nil"/>
              <w:right w:val="nil"/>
            </w:tcBorders>
            <w:shd w:val="clear" w:color="auto" w:fill="auto"/>
            <w:noWrap/>
            <w:vAlign w:val="bottom"/>
            <w:hideMark/>
          </w:tcPr>
          <w:p w14:paraId="2C4A12B3" w14:textId="2F588332"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00" w:type="dxa"/>
            <w:tcBorders>
              <w:top w:val="nil"/>
              <w:left w:val="nil"/>
              <w:bottom w:val="nil"/>
              <w:right w:val="nil"/>
            </w:tcBorders>
            <w:shd w:val="clear" w:color="auto" w:fill="auto"/>
            <w:noWrap/>
            <w:vAlign w:val="bottom"/>
            <w:hideMark/>
          </w:tcPr>
          <w:p w14:paraId="30BC287B"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217</w:t>
            </w:r>
          </w:p>
        </w:tc>
        <w:tc>
          <w:tcPr>
            <w:tcW w:w="960" w:type="dxa"/>
            <w:tcBorders>
              <w:top w:val="nil"/>
              <w:left w:val="nil"/>
              <w:bottom w:val="nil"/>
              <w:right w:val="nil"/>
            </w:tcBorders>
            <w:shd w:val="clear" w:color="auto" w:fill="auto"/>
            <w:noWrap/>
            <w:vAlign w:val="bottom"/>
            <w:hideMark/>
          </w:tcPr>
          <w:p w14:paraId="3D69CD27"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r>
      <w:tr w:rsidR="002F6C60" w:rsidRPr="00A95237" w14:paraId="15828D24" w14:textId="77777777" w:rsidTr="00196CEC">
        <w:trPr>
          <w:trHeight w:val="288"/>
        </w:trPr>
        <w:tc>
          <w:tcPr>
            <w:tcW w:w="1188" w:type="dxa"/>
            <w:vMerge/>
            <w:tcBorders>
              <w:left w:val="nil"/>
              <w:bottom w:val="nil"/>
              <w:right w:val="nil"/>
            </w:tcBorders>
          </w:tcPr>
          <w:p w14:paraId="0C7E651B"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2A64170F" w14:textId="4775560C"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0.3</w:t>
            </w:r>
          </w:p>
        </w:tc>
        <w:tc>
          <w:tcPr>
            <w:tcW w:w="954" w:type="dxa"/>
            <w:tcBorders>
              <w:top w:val="nil"/>
              <w:left w:val="single" w:sz="4" w:space="0" w:color="auto"/>
              <w:bottom w:val="nil"/>
              <w:right w:val="nil"/>
            </w:tcBorders>
            <w:shd w:val="clear" w:color="auto" w:fill="auto"/>
            <w:noWrap/>
            <w:vAlign w:val="bottom"/>
            <w:hideMark/>
          </w:tcPr>
          <w:p w14:paraId="10179A92" w14:textId="382CD13E"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c>
          <w:tcPr>
            <w:tcW w:w="900" w:type="dxa"/>
            <w:tcBorders>
              <w:top w:val="nil"/>
              <w:left w:val="nil"/>
              <w:bottom w:val="nil"/>
              <w:right w:val="nil"/>
            </w:tcBorders>
            <w:shd w:val="clear" w:color="auto" w:fill="auto"/>
            <w:noWrap/>
            <w:vAlign w:val="bottom"/>
            <w:hideMark/>
          </w:tcPr>
          <w:p w14:paraId="7491862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c>
          <w:tcPr>
            <w:tcW w:w="960" w:type="dxa"/>
            <w:tcBorders>
              <w:top w:val="nil"/>
              <w:left w:val="nil"/>
              <w:bottom w:val="nil"/>
              <w:right w:val="nil"/>
            </w:tcBorders>
            <w:shd w:val="clear" w:color="auto" w:fill="auto"/>
            <w:noWrap/>
            <w:vAlign w:val="bottom"/>
            <w:hideMark/>
          </w:tcPr>
          <w:p w14:paraId="0DD3E84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136</w:t>
            </w:r>
          </w:p>
        </w:tc>
      </w:tr>
    </w:tbl>
    <w:p w14:paraId="25541BAC" w14:textId="77777777" w:rsidR="00A95237" w:rsidRDefault="00A95237" w:rsidP="00C41EB7">
      <w:pPr>
        <w:rPr>
          <w:rFonts w:ascii="Arial" w:hAnsi="Arial" w:cs="Arial"/>
          <w:sz w:val="22"/>
          <w:szCs w:val="22"/>
          <w:lang w:eastAsia="zh-CN"/>
        </w:rPr>
      </w:pPr>
    </w:p>
    <w:p w14:paraId="420049EC" w14:textId="291832CB" w:rsidR="00C41EB7" w:rsidRDefault="00C41EB7" w:rsidP="00C41EB7">
      <w:pPr>
        <w:rPr>
          <w:rFonts w:ascii="Arial" w:hAnsi="Arial" w:cs="Arial"/>
          <w:sz w:val="22"/>
          <w:szCs w:val="22"/>
          <w:lang w:eastAsia="zh-CN"/>
        </w:rPr>
      </w:pPr>
      <w:r>
        <w:rPr>
          <w:rFonts w:ascii="Arial" w:hAnsi="Arial" w:cs="Arial"/>
          <w:sz w:val="22"/>
          <w:szCs w:val="22"/>
          <w:lang w:eastAsia="zh-CN"/>
        </w:rPr>
        <w:t>Upon complet</w:t>
      </w:r>
      <w:r w:rsidR="0087783A">
        <w:rPr>
          <w:rFonts w:ascii="Arial" w:hAnsi="Arial" w:cs="Arial"/>
          <w:sz w:val="22"/>
          <w:szCs w:val="22"/>
          <w:lang w:eastAsia="zh-CN"/>
        </w:rPr>
        <w:t>ion</w:t>
      </w:r>
      <w:r>
        <w:rPr>
          <w:rFonts w:ascii="Arial" w:hAnsi="Arial" w:cs="Arial"/>
          <w:sz w:val="22"/>
          <w:szCs w:val="22"/>
          <w:lang w:eastAsia="zh-CN"/>
        </w:rPr>
        <w:t xml:space="preserve"> of this sub aim, we are likely to validate </w:t>
      </w:r>
      <w:r w:rsidR="006361EF">
        <w:rPr>
          <w:rFonts w:ascii="Arial" w:hAnsi="Arial" w:cs="Arial"/>
          <w:sz w:val="22"/>
          <w:szCs w:val="22"/>
          <w:lang w:eastAsia="zh-CN"/>
        </w:rPr>
        <w:t>about half of</w:t>
      </w:r>
      <w:r>
        <w:rPr>
          <w:rFonts w:ascii="Arial" w:hAnsi="Arial" w:cs="Arial"/>
          <w:sz w:val="22"/>
          <w:szCs w:val="22"/>
          <w:lang w:eastAsia="zh-CN"/>
        </w:rPr>
        <w:t xml:space="preserve"> disease pairs. For validated disease comorbidit</w:t>
      </w:r>
      <w:r w:rsidR="0087783A">
        <w:rPr>
          <w:rFonts w:ascii="Arial" w:hAnsi="Arial" w:cs="Arial"/>
          <w:sz w:val="22"/>
          <w:szCs w:val="22"/>
          <w:lang w:eastAsia="zh-CN"/>
        </w:rPr>
        <w:t>ies</w:t>
      </w:r>
      <w:r>
        <w:rPr>
          <w:rFonts w:ascii="Arial" w:hAnsi="Arial" w:cs="Arial"/>
          <w:sz w:val="22"/>
          <w:szCs w:val="22"/>
          <w:lang w:eastAsia="zh-CN"/>
        </w:rPr>
        <w:t xml:space="preserve">, the contributing shared functional SNPs or cooperative SNP pairs are promising as tentative biomarkers that merit further biological validation. </w:t>
      </w:r>
    </w:p>
    <w:p w14:paraId="2020C9B0" w14:textId="77777777" w:rsidR="00C41EB7" w:rsidRDefault="00C41EB7" w:rsidP="00C41EB7">
      <w:pPr>
        <w:rPr>
          <w:rFonts w:ascii="Arial" w:hAnsi="Arial" w:cs="Arial"/>
          <w:b/>
          <w:sz w:val="22"/>
          <w:szCs w:val="22"/>
          <w:lang w:eastAsia="zh-CN"/>
        </w:rPr>
      </w:pPr>
    </w:p>
    <w:p w14:paraId="24E62E72" w14:textId="5233C952" w:rsidR="00C41EB7" w:rsidRDefault="00C41EB7" w:rsidP="00C41EB7">
      <w:pPr>
        <w:rPr>
          <w:rFonts w:ascii="Arial" w:hAnsi="Arial"/>
          <w:sz w:val="22"/>
          <w:szCs w:val="22"/>
        </w:rPr>
      </w:pPr>
      <w:r w:rsidRPr="005F647B">
        <w:rPr>
          <w:rFonts w:ascii="Arial" w:hAnsi="Arial"/>
          <w:i/>
          <w:sz w:val="22"/>
          <w:szCs w:val="22"/>
        </w:rPr>
        <w:t>Expected outcomes</w:t>
      </w:r>
      <w:r>
        <w:rPr>
          <w:rFonts w:ascii="Arial" w:hAnsi="Arial"/>
          <w:sz w:val="22"/>
          <w:szCs w:val="22"/>
        </w:rPr>
        <w:t xml:space="preserve">: We </w:t>
      </w:r>
      <w:r w:rsidRPr="006F1FD7">
        <w:rPr>
          <w:rFonts w:ascii="Arial" w:hAnsi="Arial"/>
          <w:noProof/>
          <w:sz w:val="22"/>
          <w:szCs w:val="22"/>
        </w:rPr>
        <w:t>expect</w:t>
      </w:r>
      <w:r>
        <w:rPr>
          <w:rFonts w:ascii="Arial" w:hAnsi="Arial"/>
          <w:sz w:val="22"/>
          <w:szCs w:val="22"/>
        </w:rPr>
        <w:t xml:space="preserve"> to investigate 300-500 diseases with both genetic relationship</w:t>
      </w:r>
      <w:r w:rsidR="00790E86">
        <w:rPr>
          <w:rFonts w:ascii="Arial" w:hAnsi="Arial"/>
          <w:sz w:val="22"/>
          <w:szCs w:val="22"/>
        </w:rPr>
        <w:t>s</w:t>
      </w:r>
      <w:r>
        <w:rPr>
          <w:rFonts w:ascii="Arial" w:hAnsi="Arial"/>
          <w:sz w:val="22"/>
          <w:szCs w:val="22"/>
        </w:rPr>
        <w:t xml:space="preserve"> and clinical data available. From these diseases, we </w:t>
      </w:r>
      <w:r w:rsidR="00790E86">
        <w:rPr>
          <w:rFonts w:ascii="Arial" w:hAnsi="Arial"/>
          <w:sz w:val="22"/>
          <w:szCs w:val="22"/>
        </w:rPr>
        <w:t>expect</w:t>
      </w:r>
      <w:r>
        <w:rPr>
          <w:rFonts w:ascii="Arial" w:hAnsi="Arial"/>
          <w:sz w:val="22"/>
          <w:szCs w:val="22"/>
        </w:rPr>
        <w:t xml:space="preserve"> over 1000 disease pairs will be concordant between </w:t>
      </w:r>
      <w:r w:rsidR="006361EF">
        <w:rPr>
          <w:rFonts w:ascii="Arial" w:hAnsi="Arial"/>
          <w:sz w:val="22"/>
          <w:szCs w:val="22"/>
        </w:rPr>
        <w:t xml:space="preserve">their </w:t>
      </w:r>
      <w:r>
        <w:rPr>
          <w:rFonts w:ascii="Arial" w:hAnsi="Arial"/>
          <w:sz w:val="22"/>
          <w:szCs w:val="22"/>
        </w:rPr>
        <w:t>genetic</w:t>
      </w:r>
      <w:r w:rsidR="006361EF">
        <w:rPr>
          <w:rFonts w:ascii="Arial" w:hAnsi="Arial"/>
          <w:sz w:val="22"/>
          <w:szCs w:val="22"/>
        </w:rPr>
        <w:t xml:space="preserve"> foundation</w:t>
      </w:r>
      <w:r>
        <w:rPr>
          <w:rFonts w:ascii="Arial" w:hAnsi="Arial"/>
          <w:sz w:val="22"/>
          <w:szCs w:val="22"/>
        </w:rPr>
        <w:t xml:space="preserve"> and</w:t>
      </w:r>
      <w:r w:rsidR="006361EF">
        <w:rPr>
          <w:rFonts w:ascii="Arial" w:hAnsi="Arial"/>
          <w:sz w:val="22"/>
          <w:szCs w:val="22"/>
        </w:rPr>
        <w:t xml:space="preserve"> comorbidity in</w:t>
      </w:r>
      <w:r>
        <w:rPr>
          <w:rFonts w:ascii="Arial" w:hAnsi="Arial"/>
          <w:sz w:val="22"/>
          <w:szCs w:val="22"/>
        </w:rPr>
        <w:t xml:space="preserve"> medical </w:t>
      </w:r>
      <w:r w:rsidR="006361EF">
        <w:rPr>
          <w:rFonts w:ascii="Arial" w:hAnsi="Arial"/>
          <w:sz w:val="22"/>
          <w:szCs w:val="22"/>
        </w:rPr>
        <w:t>records</w:t>
      </w:r>
      <w:r>
        <w:rPr>
          <w:rFonts w:ascii="Arial" w:hAnsi="Arial"/>
          <w:sz w:val="22"/>
          <w:szCs w:val="22"/>
        </w:rPr>
        <w:t xml:space="preserve">, based on our experience and preliminary results. We also expect that the disease pairs with observed comorbidity in EMR are cell type specific. For instance, the </w:t>
      </w:r>
      <w:r>
        <w:rPr>
          <w:rFonts w:ascii="Arial" w:hAnsi="Arial"/>
          <w:sz w:val="22"/>
          <w:szCs w:val="22"/>
        </w:rPr>
        <w:lastRenderedPageBreak/>
        <w:t xml:space="preserve">data from </w:t>
      </w:r>
      <w:proofErr w:type="spellStart"/>
      <w:r>
        <w:rPr>
          <w:rFonts w:ascii="Arial" w:hAnsi="Arial"/>
          <w:sz w:val="22"/>
          <w:szCs w:val="22"/>
        </w:rPr>
        <w:t>lymphoblastoid</w:t>
      </w:r>
      <w:proofErr w:type="spellEnd"/>
      <w:r>
        <w:rPr>
          <w:rFonts w:ascii="Arial" w:hAnsi="Arial"/>
          <w:sz w:val="22"/>
          <w:szCs w:val="22"/>
        </w:rPr>
        <w:t xml:space="preserve"> cell lines usually yield relationship between autoimmune diseases. We will be particularly interested with unexpected comorbidities across organ systems since they may be </w:t>
      </w:r>
      <w:r w:rsidR="00790E86">
        <w:rPr>
          <w:rFonts w:ascii="Arial" w:hAnsi="Arial"/>
          <w:sz w:val="22"/>
          <w:szCs w:val="22"/>
        </w:rPr>
        <w:t>caused</w:t>
      </w:r>
      <w:r>
        <w:rPr>
          <w:rFonts w:ascii="Arial" w:hAnsi="Arial"/>
          <w:sz w:val="22"/>
          <w:szCs w:val="22"/>
        </w:rPr>
        <w:t xml:space="preserve"> by similar</w:t>
      </w:r>
      <w:r w:rsidR="006361EF">
        <w:rPr>
          <w:rFonts w:ascii="Arial" w:hAnsi="Arial"/>
          <w:sz w:val="22"/>
          <w:szCs w:val="22"/>
        </w:rPr>
        <w:t xml:space="preserve"> </w:t>
      </w:r>
      <w:r>
        <w:rPr>
          <w:rFonts w:ascii="Arial" w:hAnsi="Arial"/>
          <w:sz w:val="22"/>
          <w:szCs w:val="22"/>
        </w:rPr>
        <w:t>biological mechanisms</w:t>
      </w:r>
      <w:r w:rsidR="006361EF">
        <w:rPr>
          <w:rFonts w:ascii="Arial" w:hAnsi="Arial"/>
          <w:sz w:val="22"/>
          <w:szCs w:val="22"/>
        </w:rPr>
        <w:t xml:space="preserve"> that are difficult to discover</w:t>
      </w:r>
      <w:r>
        <w:rPr>
          <w:rFonts w:ascii="Arial" w:hAnsi="Arial"/>
          <w:sz w:val="22"/>
          <w:szCs w:val="22"/>
        </w:rPr>
        <w:t xml:space="preserve">.  Finally, we expect at about half of top disease pairs can be validated </w:t>
      </w:r>
      <w:r w:rsidR="006361EF">
        <w:rPr>
          <w:rFonts w:ascii="Arial" w:hAnsi="Arial"/>
          <w:sz w:val="22"/>
          <w:szCs w:val="22"/>
        </w:rPr>
        <w:t xml:space="preserve">at the patient level </w:t>
      </w:r>
      <w:r>
        <w:rPr>
          <w:rFonts w:ascii="Arial" w:hAnsi="Arial"/>
          <w:sz w:val="22"/>
          <w:szCs w:val="22"/>
        </w:rPr>
        <w:t xml:space="preserve">in </w:t>
      </w:r>
      <w:r w:rsidR="006361EF">
        <w:rPr>
          <w:rFonts w:ascii="Arial" w:hAnsi="Arial"/>
          <w:sz w:val="22"/>
          <w:szCs w:val="22"/>
        </w:rPr>
        <w:t xml:space="preserve">the </w:t>
      </w:r>
      <w:r>
        <w:rPr>
          <w:rFonts w:ascii="Arial" w:hAnsi="Arial"/>
          <w:sz w:val="22"/>
          <w:szCs w:val="22"/>
        </w:rPr>
        <w:t>EMERGE</w:t>
      </w:r>
      <w:r w:rsidR="006361EF">
        <w:rPr>
          <w:rFonts w:ascii="Arial" w:hAnsi="Arial"/>
          <w:sz w:val="22"/>
          <w:szCs w:val="22"/>
        </w:rPr>
        <w:t xml:space="preserve"> dataset</w:t>
      </w:r>
      <w:r>
        <w:rPr>
          <w:rFonts w:ascii="Arial" w:hAnsi="Arial"/>
          <w:sz w:val="22"/>
          <w:szCs w:val="22"/>
        </w:rPr>
        <w:t xml:space="preserve"> based on our experience in study</w:t>
      </w:r>
      <w:r w:rsidR="006361EF">
        <w:rPr>
          <w:rFonts w:ascii="Arial" w:hAnsi="Arial"/>
          <w:sz w:val="22"/>
          <w:szCs w:val="22"/>
        </w:rPr>
        <w:t>ing</w:t>
      </w:r>
      <w:r>
        <w:rPr>
          <w:rFonts w:ascii="Arial" w:hAnsi="Arial"/>
          <w:sz w:val="22"/>
          <w:szCs w:val="22"/>
        </w:rPr>
        <w:t xml:space="preserve"> </w:t>
      </w:r>
      <w:r w:rsidRPr="006F1FD7">
        <w:rPr>
          <w:rFonts w:ascii="Arial" w:hAnsi="Arial"/>
          <w:noProof/>
          <w:sz w:val="22"/>
          <w:szCs w:val="22"/>
        </w:rPr>
        <w:t>cooperative</w:t>
      </w:r>
      <w:r>
        <w:rPr>
          <w:rFonts w:ascii="Arial" w:hAnsi="Arial"/>
          <w:sz w:val="22"/>
          <w:szCs w:val="22"/>
        </w:rPr>
        <w:t xml:space="preserve"> mechanisms in eQTL data. </w:t>
      </w:r>
    </w:p>
    <w:p w14:paraId="2D908629" w14:textId="77777777" w:rsidR="00C41EB7" w:rsidRDefault="00C41EB7" w:rsidP="00C41EB7">
      <w:pPr>
        <w:rPr>
          <w:rFonts w:ascii="Arial" w:hAnsi="Arial"/>
          <w:sz w:val="22"/>
          <w:szCs w:val="22"/>
        </w:rPr>
      </w:pPr>
    </w:p>
    <w:p w14:paraId="30A80119" w14:textId="6145ADF3" w:rsidR="00196CEC" w:rsidRPr="00746F7D" w:rsidRDefault="00C41EB7" w:rsidP="00196CEC">
      <w:pPr>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Although the approach is very challenging, we do not expect major </w:t>
      </w:r>
      <w:r>
        <w:rPr>
          <w:rFonts w:ascii="Arial" w:hAnsi="Arial" w:hint="eastAsia"/>
          <w:sz w:val="22"/>
          <w:szCs w:val="22"/>
          <w:lang w:eastAsia="zh-CN"/>
        </w:rPr>
        <w:t>b</w:t>
      </w:r>
      <w:r>
        <w:rPr>
          <w:rFonts w:ascii="Arial" w:hAnsi="Arial"/>
          <w:sz w:val="22"/>
          <w:szCs w:val="22"/>
          <w:lang w:eastAsia="zh-CN"/>
        </w:rPr>
        <w:t>arriers</w:t>
      </w:r>
      <w:r>
        <w:rPr>
          <w:rFonts w:ascii="Arial" w:hAnsi="Arial"/>
          <w:sz w:val="22"/>
          <w:szCs w:val="22"/>
        </w:rPr>
        <w:t xml:space="preserve"> that could </w:t>
      </w:r>
      <w:r w:rsidR="00981F54">
        <w:rPr>
          <w:rFonts w:ascii="Arial" w:hAnsi="Arial"/>
          <w:sz w:val="22"/>
          <w:szCs w:val="22"/>
        </w:rPr>
        <w:t>fail</w:t>
      </w:r>
      <w:r>
        <w:rPr>
          <w:rFonts w:ascii="Arial" w:hAnsi="Arial"/>
          <w:sz w:val="22"/>
          <w:szCs w:val="22"/>
        </w:rPr>
        <w:t xml:space="preserve"> the ultimate goal of developing biomarkers for predicting disease comorbidity. It is expected, however, that the simple hypothesis in SA 2.1 may yield moderate enrichment as only a few mechanisms are </w:t>
      </w:r>
      <w:r w:rsidR="00981F54">
        <w:rPr>
          <w:rFonts w:ascii="Arial" w:hAnsi="Arial"/>
          <w:sz w:val="22"/>
          <w:szCs w:val="22"/>
        </w:rPr>
        <w:t>considered although the roadmap to disease comorbidity is much clearer than that in SA 2.2</w:t>
      </w:r>
      <w:r>
        <w:rPr>
          <w:rFonts w:ascii="Arial" w:hAnsi="Arial"/>
          <w:sz w:val="22"/>
          <w:szCs w:val="22"/>
        </w:rPr>
        <w:t>. In contrast, we expect that</w:t>
      </w:r>
      <w:r w:rsidR="00981F54">
        <w:rPr>
          <w:rFonts w:ascii="Arial" w:hAnsi="Arial"/>
          <w:sz w:val="22"/>
          <w:szCs w:val="22"/>
        </w:rPr>
        <w:t xml:space="preserve"> the </w:t>
      </w:r>
      <w:r>
        <w:rPr>
          <w:rFonts w:ascii="Arial" w:hAnsi="Arial"/>
          <w:sz w:val="22"/>
          <w:szCs w:val="22"/>
        </w:rPr>
        <w:t>comprehensive model</w:t>
      </w:r>
      <w:r w:rsidR="00981F54">
        <w:rPr>
          <w:rFonts w:ascii="Arial" w:hAnsi="Arial"/>
          <w:sz w:val="22"/>
          <w:szCs w:val="22"/>
        </w:rPr>
        <w:t xml:space="preserve"> in SA 2.2</w:t>
      </w:r>
      <w:r>
        <w:rPr>
          <w:rFonts w:ascii="Arial" w:hAnsi="Arial"/>
          <w:sz w:val="22"/>
          <w:szCs w:val="22"/>
        </w:rPr>
        <w:t xml:space="preserve"> will lead to a higher enrichment. Although unlikely, if only moderate enrichment </w:t>
      </w:r>
      <w:r w:rsidRPr="006F1FD7">
        <w:rPr>
          <w:rFonts w:ascii="Arial" w:hAnsi="Arial"/>
          <w:noProof/>
          <w:sz w:val="22"/>
          <w:szCs w:val="22"/>
        </w:rPr>
        <w:t>is obtained</w:t>
      </w:r>
      <w:r>
        <w:rPr>
          <w:rFonts w:ascii="Arial" w:hAnsi="Arial"/>
          <w:sz w:val="22"/>
          <w:szCs w:val="22"/>
        </w:rPr>
        <w:t xml:space="preserve"> in SA 2.2, we will try alternative approaches such as various similarity measurement used in clustering algorithms</w:t>
      </w:r>
      <w:r w:rsidR="00981F54">
        <w:rPr>
          <w:rFonts w:ascii="Arial" w:hAnsi="Arial"/>
          <w:sz w:val="22"/>
          <w:szCs w:val="22"/>
        </w:rPr>
        <w:t>, such as median distance rather than average distance</w:t>
      </w:r>
      <w:r>
        <w:rPr>
          <w:rFonts w:ascii="Arial" w:hAnsi="Arial"/>
          <w:sz w:val="22"/>
          <w:szCs w:val="22"/>
        </w:rPr>
        <w:t xml:space="preserve">. We also foresee a substantial effect size of the </w:t>
      </w:r>
      <w:r w:rsidR="00981F54">
        <w:rPr>
          <w:rFonts w:ascii="Arial" w:hAnsi="Arial"/>
          <w:sz w:val="22"/>
          <w:szCs w:val="22"/>
        </w:rPr>
        <w:t>tentative</w:t>
      </w:r>
      <w:r>
        <w:rPr>
          <w:rFonts w:ascii="Arial" w:hAnsi="Arial"/>
          <w:sz w:val="22"/>
          <w:szCs w:val="22"/>
        </w:rPr>
        <w:t xml:space="preserve"> disease pairs in the EMERGE </w:t>
      </w:r>
      <w:r w:rsidRPr="006F1FD7">
        <w:rPr>
          <w:rFonts w:ascii="Arial" w:hAnsi="Arial"/>
          <w:noProof/>
          <w:sz w:val="22"/>
          <w:szCs w:val="22"/>
        </w:rPr>
        <w:t>dataset</w:t>
      </w:r>
      <w:r w:rsidR="00981F54">
        <w:rPr>
          <w:rFonts w:ascii="Arial" w:hAnsi="Arial"/>
          <w:noProof/>
          <w:sz w:val="22"/>
          <w:szCs w:val="22"/>
        </w:rPr>
        <w:t>,</w:t>
      </w:r>
      <w:r>
        <w:rPr>
          <w:rFonts w:ascii="Arial" w:hAnsi="Arial"/>
          <w:sz w:val="22"/>
          <w:szCs w:val="22"/>
        </w:rPr>
        <w:t xml:space="preserve"> but it is possible, although unlikely for common SNPs, that low prevalence of a comorbidity may make the validation under </w:t>
      </w:r>
      <w:r w:rsidRPr="000E4705">
        <w:rPr>
          <w:rFonts w:ascii="Arial" w:hAnsi="Arial"/>
          <w:sz w:val="22"/>
          <w:szCs w:val="22"/>
        </w:rPr>
        <w:t>power</w:t>
      </w:r>
      <w:r>
        <w:rPr>
          <w:rFonts w:ascii="Arial" w:hAnsi="Arial"/>
          <w:sz w:val="22"/>
          <w:szCs w:val="22"/>
        </w:rPr>
        <w:t xml:space="preserve">. </w:t>
      </w:r>
      <w:r w:rsidR="00981F54">
        <w:rPr>
          <w:rFonts w:ascii="Arial" w:hAnsi="Arial"/>
          <w:sz w:val="22"/>
          <w:szCs w:val="22"/>
        </w:rPr>
        <w:t>Table 3 estimates the possibility. Moreover, w</w:t>
      </w:r>
      <w:r>
        <w:rPr>
          <w:rFonts w:ascii="Arial" w:hAnsi="Arial"/>
          <w:sz w:val="22"/>
          <w:szCs w:val="22"/>
        </w:rPr>
        <w:t xml:space="preserve">e will </w:t>
      </w:r>
      <w:r w:rsidRPr="00196CEC">
        <w:rPr>
          <w:rFonts w:ascii="Arial" w:hAnsi="Arial"/>
          <w:sz w:val="22"/>
          <w:szCs w:val="22"/>
        </w:rPr>
        <w:t>estimat</w:t>
      </w:r>
      <w:r w:rsidR="00981F54">
        <w:rPr>
          <w:rFonts w:ascii="Arial" w:hAnsi="Arial"/>
          <w:sz w:val="22"/>
          <w:szCs w:val="22"/>
        </w:rPr>
        <w:t>e</w:t>
      </w:r>
      <w:r w:rsidRPr="00196CEC">
        <w:rPr>
          <w:rFonts w:ascii="Arial" w:hAnsi="Arial"/>
          <w:sz w:val="22"/>
          <w:szCs w:val="22"/>
        </w:rPr>
        <w:t xml:space="preserve"> the power</w:t>
      </w:r>
      <w:r>
        <w:rPr>
          <w:rFonts w:ascii="Arial" w:hAnsi="Arial"/>
          <w:sz w:val="22"/>
          <w:szCs w:val="22"/>
        </w:rPr>
        <w:t xml:space="preserve"> of candidate disease pairs </w:t>
      </w:r>
      <w:r w:rsidR="00981F54">
        <w:rPr>
          <w:rFonts w:ascii="Arial" w:hAnsi="Arial"/>
          <w:sz w:val="22"/>
          <w:szCs w:val="22"/>
        </w:rPr>
        <w:t>prior to the</w:t>
      </w:r>
      <w:r>
        <w:rPr>
          <w:rFonts w:ascii="Arial" w:hAnsi="Arial"/>
          <w:sz w:val="22"/>
          <w:szCs w:val="22"/>
        </w:rPr>
        <w:t xml:space="preserve"> validation</w:t>
      </w:r>
      <w:r w:rsidR="00981F54">
        <w:rPr>
          <w:rFonts w:ascii="Arial" w:hAnsi="Arial"/>
          <w:sz w:val="22"/>
          <w:szCs w:val="22"/>
        </w:rPr>
        <w:t xml:space="preserve"> during the selection of our candidate pairs</w:t>
      </w:r>
      <w:r>
        <w:rPr>
          <w:rFonts w:ascii="Arial" w:hAnsi="Arial"/>
          <w:sz w:val="22"/>
          <w:szCs w:val="22"/>
        </w:rPr>
        <w:t>. We will also use propensity scores</w:t>
      </w:r>
      <w:r w:rsidR="00D81AFF">
        <w:rPr>
          <w:rFonts w:ascii="Arial" w:hAnsi="Arial"/>
          <w:sz w:val="22"/>
          <w:szCs w:val="22"/>
        </w:rPr>
        <w:t xml:space="preserve"> </w:t>
      </w:r>
      <w:r w:rsidR="00D81AFF">
        <w:rPr>
          <w:rFonts w:ascii="Arial" w:hAnsi="Arial"/>
          <w:sz w:val="22"/>
          <w:szCs w:val="22"/>
        </w:rPr>
        <w:fldChar w:fldCharType="begin"/>
      </w:r>
      <w:r w:rsidR="003A4F23">
        <w:rPr>
          <w:rFonts w:ascii="Arial" w:hAnsi="Arial"/>
          <w:sz w:val="22"/>
          <w:szCs w:val="22"/>
        </w:rPr>
        <w:instrText xml:space="preserve"> ADDIN EN.CITE &lt;EndNote&gt;&lt;Cite&gt;&lt;Author&gt;Widom&lt;/Author&gt;&lt;Year&gt;2007&lt;/Year&gt;&lt;RecNum&gt;40&lt;/RecNum&gt;&lt;DisplayText&gt;[35]&lt;/DisplayText&gt;&lt;record&gt;&lt;rec-number&gt;40&lt;/rec-number&gt;&lt;foreign-keys&gt;&lt;key app="EN" db-id="2tawrat25zt993edarspaa9kfwatvstsra5r" timestamp="1448651208"&gt;40&lt;/key&gt;&lt;/foreign-keys&gt;&lt;ref-type name="Journal Article"&gt;17&lt;/ref-type&gt;&lt;contributors&gt;&lt;authors&gt;&lt;author&gt;Widom, Cathy Spatz&lt;/author&gt;&lt;author&gt;DuMont, Kimberly&lt;/author&gt;&lt;author&gt;Czaja, Sally J&lt;/author&gt;&lt;/authors&gt;&lt;/contributors&gt;&lt;titles&gt;&lt;title&gt;A prospective investigation of major depressive disorder and comorbidity in abused and neglected children grown up&lt;/title&gt;&lt;secondary-title&gt;Archives of general psychiatry&lt;/secondary-title&gt;&lt;/titles&gt;&lt;periodical&gt;&lt;full-title&gt;Archives of general psychiatry&lt;/full-title&gt;&lt;/periodical&gt;&lt;pages&gt;49-56&lt;/pages&gt;&lt;volume&gt;64&lt;/volume&gt;&lt;number&gt;1&lt;/number&gt;&lt;dates&gt;&lt;year&gt;2007&lt;/year&gt;&lt;/dates&gt;&lt;isbn&gt;0003-990X&lt;/isbn&gt;&lt;urls&gt;&lt;/urls&gt;&lt;/record&gt;&lt;/Cite&gt;&lt;/EndNote&gt;</w:instrText>
      </w:r>
      <w:r w:rsidR="00D81AFF">
        <w:rPr>
          <w:rFonts w:ascii="Arial" w:hAnsi="Arial"/>
          <w:sz w:val="22"/>
          <w:szCs w:val="22"/>
        </w:rPr>
        <w:fldChar w:fldCharType="separate"/>
      </w:r>
      <w:r w:rsidR="003A4F23">
        <w:rPr>
          <w:rFonts w:ascii="Arial" w:hAnsi="Arial"/>
          <w:noProof/>
          <w:sz w:val="22"/>
          <w:szCs w:val="22"/>
        </w:rPr>
        <w:t>[35]</w:t>
      </w:r>
      <w:r w:rsidR="00D81AFF">
        <w:rPr>
          <w:rFonts w:ascii="Arial" w:hAnsi="Arial"/>
          <w:sz w:val="22"/>
          <w:szCs w:val="22"/>
        </w:rPr>
        <w:fldChar w:fldCharType="end"/>
      </w:r>
      <w:r w:rsidR="00981F54">
        <w:rPr>
          <w:rFonts w:ascii="Arial" w:hAnsi="Arial"/>
          <w:sz w:val="22"/>
          <w:szCs w:val="22"/>
        </w:rPr>
        <w:t xml:space="preserve"> </w:t>
      </w:r>
      <w:r>
        <w:rPr>
          <w:rFonts w:ascii="Arial" w:hAnsi="Arial"/>
          <w:sz w:val="22"/>
          <w:szCs w:val="22"/>
        </w:rPr>
        <w:t xml:space="preserve">to increase </w:t>
      </w:r>
      <w:r w:rsidR="00981F54">
        <w:rPr>
          <w:rFonts w:ascii="Arial" w:hAnsi="Arial"/>
          <w:sz w:val="22"/>
          <w:szCs w:val="22"/>
        </w:rPr>
        <w:t xml:space="preserve">the </w:t>
      </w:r>
      <w:r>
        <w:rPr>
          <w:rFonts w:ascii="Arial" w:hAnsi="Arial"/>
          <w:sz w:val="22"/>
          <w:szCs w:val="22"/>
        </w:rPr>
        <w:t xml:space="preserve">power and reduce confounders if it </w:t>
      </w:r>
      <w:r w:rsidR="00790E86">
        <w:rPr>
          <w:rFonts w:ascii="Arial" w:hAnsi="Arial"/>
          <w:sz w:val="22"/>
          <w:szCs w:val="22"/>
        </w:rPr>
        <w:t>is</w:t>
      </w:r>
      <w:r w:rsidR="00981F54">
        <w:rPr>
          <w:rFonts w:ascii="Arial" w:hAnsi="Arial"/>
          <w:sz w:val="22"/>
          <w:szCs w:val="22"/>
        </w:rPr>
        <w:t xml:space="preserve"> indeed</w:t>
      </w:r>
      <w:r>
        <w:rPr>
          <w:rFonts w:ascii="Arial" w:hAnsi="Arial"/>
          <w:sz w:val="22"/>
          <w:szCs w:val="22"/>
        </w:rPr>
        <w:t xml:space="preserve"> under</w:t>
      </w:r>
      <w:r w:rsidR="00981F54">
        <w:rPr>
          <w:rFonts w:ascii="Arial" w:hAnsi="Arial"/>
          <w:sz w:val="22"/>
          <w:szCs w:val="22"/>
        </w:rPr>
        <w:t>-</w:t>
      </w:r>
      <w:r>
        <w:rPr>
          <w:rFonts w:ascii="Arial" w:hAnsi="Arial"/>
          <w:sz w:val="22"/>
          <w:szCs w:val="22"/>
        </w:rPr>
        <w:t>power</w:t>
      </w:r>
      <w:r w:rsidR="00790E86">
        <w:rPr>
          <w:rFonts w:ascii="Arial" w:hAnsi="Arial"/>
          <w:sz w:val="22"/>
          <w:szCs w:val="22"/>
        </w:rPr>
        <w:t>ed</w:t>
      </w:r>
      <w:r>
        <w:rPr>
          <w:rFonts w:ascii="Arial" w:hAnsi="Arial"/>
          <w:sz w:val="22"/>
          <w:szCs w:val="22"/>
        </w:rPr>
        <w:t xml:space="preserve">. </w:t>
      </w:r>
      <w:r w:rsidRPr="006F1FD7">
        <w:rPr>
          <w:rFonts w:ascii="Arial" w:hAnsi="Arial"/>
          <w:noProof/>
          <w:sz w:val="22"/>
          <w:szCs w:val="22"/>
        </w:rPr>
        <w:t>In addition</w:t>
      </w:r>
      <w:r>
        <w:rPr>
          <w:rFonts w:ascii="Arial" w:hAnsi="Arial"/>
          <w:sz w:val="22"/>
          <w:szCs w:val="22"/>
        </w:rPr>
        <w:t xml:space="preserve">, we will </w:t>
      </w:r>
      <w:r w:rsidR="00981F54">
        <w:rPr>
          <w:rFonts w:ascii="Arial" w:hAnsi="Arial"/>
          <w:sz w:val="22"/>
          <w:szCs w:val="22"/>
        </w:rPr>
        <w:t>exploit</w:t>
      </w:r>
      <w:r>
        <w:rPr>
          <w:rFonts w:ascii="Arial" w:hAnsi="Arial"/>
          <w:sz w:val="22"/>
          <w:szCs w:val="22"/>
        </w:rPr>
        <w:t xml:space="preserve"> different strategies in handling cell lines when calculating the ENCODE similarity/distance, such as combining all cell lines</w:t>
      </w:r>
      <w:r w:rsidR="00B3468D">
        <w:rPr>
          <w:rFonts w:ascii="Arial" w:hAnsi="Arial"/>
          <w:sz w:val="22"/>
          <w:szCs w:val="22"/>
        </w:rPr>
        <w:t>,</w:t>
      </w:r>
      <w:r>
        <w:rPr>
          <w:rFonts w:ascii="Arial" w:hAnsi="Arial"/>
          <w:sz w:val="22"/>
          <w:szCs w:val="22"/>
        </w:rPr>
        <w:t xml:space="preserve"> and</w:t>
      </w:r>
      <w:r w:rsidR="00B3468D">
        <w:rPr>
          <w:rFonts w:ascii="Arial" w:hAnsi="Arial"/>
          <w:sz w:val="22"/>
          <w:szCs w:val="22"/>
        </w:rPr>
        <w:t xml:space="preserve"> first</w:t>
      </w:r>
      <w:r>
        <w:rPr>
          <w:rFonts w:ascii="Arial" w:hAnsi="Arial"/>
          <w:sz w:val="22"/>
          <w:szCs w:val="22"/>
        </w:rPr>
        <w:t xml:space="preserve"> treating each cell line separately and</w:t>
      </w:r>
      <w:r w:rsidR="00B3468D">
        <w:rPr>
          <w:rFonts w:ascii="Arial" w:hAnsi="Arial"/>
          <w:sz w:val="22"/>
          <w:szCs w:val="22"/>
        </w:rPr>
        <w:t xml:space="preserve"> then</w:t>
      </w:r>
      <w:r>
        <w:rPr>
          <w:rFonts w:ascii="Arial" w:hAnsi="Arial"/>
          <w:sz w:val="22"/>
          <w:szCs w:val="22"/>
        </w:rPr>
        <w:t xml:space="preserve"> searching for the consensus across cell lines. The last concern may be the </w:t>
      </w:r>
      <w:r w:rsidR="00B3468D">
        <w:rPr>
          <w:rFonts w:ascii="Arial" w:hAnsi="Arial"/>
          <w:sz w:val="22"/>
          <w:szCs w:val="22"/>
        </w:rPr>
        <w:t>potentia</w:t>
      </w:r>
      <w:r>
        <w:rPr>
          <w:rFonts w:ascii="Arial" w:hAnsi="Arial"/>
          <w:sz w:val="22"/>
          <w:szCs w:val="22"/>
        </w:rPr>
        <w:t>l</w:t>
      </w:r>
      <w:r w:rsidR="00B3468D">
        <w:rPr>
          <w:rFonts w:ascii="Arial" w:hAnsi="Arial"/>
          <w:sz w:val="22"/>
          <w:szCs w:val="22"/>
        </w:rPr>
        <w:t xml:space="preserve"> risk caused by the</w:t>
      </w:r>
      <w:r>
        <w:rPr>
          <w:rFonts w:ascii="Arial" w:hAnsi="Arial"/>
          <w:sz w:val="22"/>
          <w:szCs w:val="22"/>
        </w:rPr>
        <w:t xml:space="preserve"> dependence on Aim 1.1</w:t>
      </w:r>
      <w:r w:rsidR="00B3468D">
        <w:rPr>
          <w:rFonts w:ascii="Arial" w:hAnsi="Arial"/>
          <w:sz w:val="22"/>
          <w:szCs w:val="22"/>
        </w:rPr>
        <w:t xml:space="preserve"> of SA 2.2</w:t>
      </w:r>
      <w:r>
        <w:rPr>
          <w:rFonts w:ascii="Arial" w:hAnsi="Arial"/>
          <w:sz w:val="22"/>
          <w:szCs w:val="22"/>
        </w:rPr>
        <w:t xml:space="preserve">. Our preliminary results in Aim 1 demonstrate the feasibility of this approach of using multiple factor </w:t>
      </w:r>
      <w:r w:rsidRPr="006F1FD7">
        <w:rPr>
          <w:rFonts w:ascii="Arial" w:hAnsi="Arial"/>
          <w:noProof/>
          <w:sz w:val="22"/>
          <w:szCs w:val="22"/>
        </w:rPr>
        <w:t>analysis, thus</w:t>
      </w:r>
      <w:r>
        <w:rPr>
          <w:rFonts w:ascii="Arial" w:hAnsi="Arial"/>
          <w:sz w:val="22"/>
          <w:szCs w:val="22"/>
        </w:rPr>
        <w:t xml:space="preserve"> the calculation of SNP distance by this approach is feasible for both aims. Moreover, the success of Aim 2 is by no means dependent on the success of Aim 1. Even that happen, in rare case, we still </w:t>
      </w:r>
      <w:r w:rsidR="00B3468D">
        <w:rPr>
          <w:rFonts w:ascii="Arial" w:hAnsi="Arial"/>
          <w:sz w:val="22"/>
          <w:szCs w:val="22"/>
        </w:rPr>
        <w:t xml:space="preserve">hold the option </w:t>
      </w:r>
      <w:r>
        <w:rPr>
          <w:rFonts w:ascii="Arial" w:hAnsi="Arial"/>
          <w:sz w:val="22"/>
          <w:szCs w:val="22"/>
        </w:rPr>
        <w:t xml:space="preserve">to validate our results </w:t>
      </w:r>
      <w:r w:rsidR="00B3468D">
        <w:rPr>
          <w:rFonts w:ascii="Arial" w:hAnsi="Arial"/>
          <w:sz w:val="22"/>
          <w:szCs w:val="22"/>
        </w:rPr>
        <w:t xml:space="preserve">only </w:t>
      </w:r>
      <w:r>
        <w:rPr>
          <w:rFonts w:ascii="Arial" w:hAnsi="Arial"/>
          <w:sz w:val="22"/>
          <w:szCs w:val="22"/>
        </w:rPr>
        <w:t xml:space="preserve">from SA 2.1, which is </w:t>
      </w:r>
      <w:r w:rsidRPr="001F5E1A">
        <w:rPr>
          <w:rFonts w:ascii="Arial" w:hAnsi="Arial"/>
          <w:noProof/>
          <w:sz w:val="22"/>
          <w:szCs w:val="22"/>
        </w:rPr>
        <w:t>completely</w:t>
      </w:r>
      <w:r>
        <w:rPr>
          <w:rFonts w:ascii="Arial" w:hAnsi="Arial"/>
          <w:sz w:val="22"/>
          <w:szCs w:val="22"/>
        </w:rPr>
        <w:t xml:space="preserve"> independent with Aim 1. Even </w:t>
      </w:r>
      <w:r w:rsidR="00B3468D">
        <w:rPr>
          <w:rFonts w:ascii="Arial" w:hAnsi="Arial"/>
          <w:sz w:val="22"/>
          <w:szCs w:val="22"/>
        </w:rPr>
        <w:t xml:space="preserve">if </w:t>
      </w:r>
      <w:r>
        <w:rPr>
          <w:rFonts w:ascii="Arial" w:hAnsi="Arial"/>
          <w:sz w:val="22"/>
          <w:szCs w:val="22"/>
        </w:rPr>
        <w:t>SA 2.1</w:t>
      </w:r>
      <w:r w:rsidR="00B3468D">
        <w:rPr>
          <w:rFonts w:ascii="Arial" w:hAnsi="Arial"/>
          <w:sz w:val="22"/>
          <w:szCs w:val="22"/>
        </w:rPr>
        <w:t xml:space="preserve"> only</w:t>
      </w:r>
      <w:r>
        <w:rPr>
          <w:rFonts w:ascii="Arial" w:hAnsi="Arial"/>
          <w:sz w:val="22"/>
          <w:szCs w:val="22"/>
        </w:rPr>
        <w:t xml:space="preserve"> yield </w:t>
      </w:r>
      <w:r w:rsidRPr="001F5E1A">
        <w:rPr>
          <w:rFonts w:ascii="Arial" w:hAnsi="Arial"/>
          <w:noProof/>
          <w:sz w:val="22"/>
          <w:szCs w:val="22"/>
        </w:rPr>
        <w:t>moderate</w:t>
      </w:r>
      <w:r>
        <w:rPr>
          <w:rFonts w:ascii="Arial" w:hAnsi="Arial"/>
          <w:sz w:val="22"/>
          <w:szCs w:val="22"/>
        </w:rPr>
        <w:t xml:space="preserve"> enrichment results, we can still pick up the most confident disease pairs for patient level validation. </w:t>
      </w:r>
      <w:r w:rsidR="00DB5721">
        <w:rPr>
          <w:rFonts w:ascii="Arial" w:hAnsi="Arial"/>
          <w:sz w:val="22"/>
          <w:szCs w:val="22"/>
        </w:rPr>
        <w:t>In short</w:t>
      </w:r>
      <w:r w:rsidR="00B3468D">
        <w:rPr>
          <w:rFonts w:ascii="Arial" w:hAnsi="Arial"/>
          <w:sz w:val="22"/>
          <w:szCs w:val="22"/>
        </w:rPr>
        <w:t xml:space="preserve">, the risk of the </w:t>
      </w:r>
      <w:r w:rsidR="002776D0">
        <w:rPr>
          <w:rFonts w:ascii="Arial" w:hAnsi="Arial"/>
          <w:sz w:val="22"/>
          <w:szCs w:val="22"/>
        </w:rPr>
        <w:t>partial</w:t>
      </w:r>
      <w:r w:rsidR="00B3468D">
        <w:rPr>
          <w:rFonts w:ascii="Arial" w:hAnsi="Arial"/>
          <w:sz w:val="22"/>
          <w:szCs w:val="22"/>
        </w:rPr>
        <w:t xml:space="preserve"> dependency is minimal. </w:t>
      </w:r>
    </w:p>
    <w:p w14:paraId="6358E5CD" w14:textId="53B204A0" w:rsidR="00196CEC" w:rsidRPr="008C6860" w:rsidRDefault="008C6860" w:rsidP="00746F7D">
      <w:pPr>
        <w:keepNext/>
        <w:spacing w:before="200"/>
        <w:rPr>
          <w:rFonts w:ascii="Arial" w:eastAsia="SimSun" w:hAnsi="Arial"/>
          <w:b/>
          <w:sz w:val="22"/>
          <w:szCs w:val="22"/>
          <w:lang w:eastAsia="zh-CN"/>
        </w:rPr>
      </w:pPr>
      <w:r w:rsidRPr="008C6860">
        <w:rPr>
          <w:rFonts w:ascii="Arial" w:eastAsia="SimSun" w:hAnsi="Arial"/>
          <w:b/>
          <w:sz w:val="22"/>
          <w:szCs w:val="22"/>
          <w:lang w:eastAsia="zh-CN"/>
        </w:rPr>
        <w:t>References</w:t>
      </w:r>
    </w:p>
    <w:p w14:paraId="638F5004" w14:textId="77777777" w:rsidR="003A4F23" w:rsidRPr="003A4F23" w:rsidRDefault="00644FB0" w:rsidP="003A4F23">
      <w:pPr>
        <w:pStyle w:val="EndNoteBibliography"/>
        <w:ind w:left="720" w:hanging="720"/>
        <w:rPr>
          <w:noProof/>
        </w:rPr>
      </w:pPr>
      <w:r>
        <w:rPr>
          <w:rFonts w:ascii="Arial" w:eastAsia="SimSun" w:hAnsi="Arial"/>
          <w:sz w:val="22"/>
          <w:szCs w:val="22"/>
          <w:lang w:eastAsia="zh-CN"/>
        </w:rPr>
        <w:fldChar w:fldCharType="begin"/>
      </w:r>
      <w:r>
        <w:rPr>
          <w:rFonts w:ascii="Arial" w:eastAsia="SimSun" w:hAnsi="Arial"/>
          <w:sz w:val="22"/>
          <w:szCs w:val="22"/>
          <w:lang w:eastAsia="zh-CN"/>
        </w:rPr>
        <w:instrText xml:space="preserve"> ADDIN EN.REFLIST </w:instrText>
      </w:r>
      <w:r>
        <w:rPr>
          <w:rFonts w:ascii="Arial" w:eastAsia="SimSun" w:hAnsi="Arial"/>
          <w:sz w:val="22"/>
          <w:szCs w:val="22"/>
          <w:lang w:eastAsia="zh-CN"/>
        </w:rPr>
        <w:fldChar w:fldCharType="separate"/>
      </w:r>
      <w:r w:rsidR="003A4F23" w:rsidRPr="003A4F23">
        <w:rPr>
          <w:noProof/>
        </w:rPr>
        <w:t>1.</w:t>
      </w:r>
      <w:r w:rsidR="003A4F23" w:rsidRPr="003A4F23">
        <w:rPr>
          <w:noProof/>
        </w:rPr>
        <w:tab/>
        <w:t xml:space="preserve">Lin, P. and A. Shuldiner, </w:t>
      </w:r>
      <w:r w:rsidR="003A4F23" w:rsidRPr="003A4F23">
        <w:rPr>
          <w:i/>
          <w:noProof/>
        </w:rPr>
        <w:t>Rethinking the genetic basis for comorbidity of schizophrenia and type 2 diabetes.</w:t>
      </w:r>
      <w:r w:rsidR="003A4F23" w:rsidRPr="003A4F23">
        <w:rPr>
          <w:noProof/>
        </w:rPr>
        <w:t xml:space="preserve"> Schizophrenia research, 2010. </w:t>
      </w:r>
      <w:r w:rsidR="003A4F23" w:rsidRPr="003A4F23">
        <w:rPr>
          <w:b/>
          <w:noProof/>
        </w:rPr>
        <w:t>123</w:t>
      </w:r>
      <w:r w:rsidR="003A4F23" w:rsidRPr="003A4F23">
        <w:rPr>
          <w:noProof/>
        </w:rPr>
        <w:t>(2): p. 234-243.</w:t>
      </w:r>
    </w:p>
    <w:p w14:paraId="5B5990D8" w14:textId="77777777" w:rsidR="003A4F23" w:rsidRPr="003A4F23" w:rsidRDefault="003A4F23" w:rsidP="003A4F23">
      <w:pPr>
        <w:pStyle w:val="EndNoteBibliography"/>
        <w:ind w:left="720" w:hanging="720"/>
        <w:rPr>
          <w:noProof/>
        </w:rPr>
      </w:pPr>
      <w:r w:rsidRPr="003A4F23">
        <w:rPr>
          <w:noProof/>
        </w:rPr>
        <w:t>2.</w:t>
      </w:r>
      <w:r w:rsidRPr="003A4F23">
        <w:rPr>
          <w:noProof/>
        </w:rPr>
        <w:tab/>
        <w:t xml:space="preserve">Welter, D., et al., </w:t>
      </w:r>
      <w:r w:rsidRPr="003A4F23">
        <w:rPr>
          <w:i/>
          <w:noProof/>
        </w:rPr>
        <w:t>The NHGRI GWAS Catalog, a curated resource of SNP-trait associations.</w:t>
      </w:r>
      <w:r w:rsidRPr="003A4F23">
        <w:rPr>
          <w:noProof/>
        </w:rPr>
        <w:t xml:space="preserve"> Nucleic acids research, 2014. </w:t>
      </w:r>
      <w:r w:rsidRPr="003A4F23">
        <w:rPr>
          <w:b/>
          <w:noProof/>
        </w:rPr>
        <w:t>42</w:t>
      </w:r>
      <w:r w:rsidRPr="003A4F23">
        <w:rPr>
          <w:noProof/>
        </w:rPr>
        <w:t>(D1): p. D1001-D1006.</w:t>
      </w:r>
    </w:p>
    <w:p w14:paraId="7BB136C3" w14:textId="77777777" w:rsidR="003A4F23" w:rsidRPr="003A4F23" w:rsidRDefault="003A4F23" w:rsidP="003A4F23">
      <w:pPr>
        <w:pStyle w:val="EndNoteBibliography"/>
        <w:ind w:left="720" w:hanging="720"/>
        <w:rPr>
          <w:noProof/>
        </w:rPr>
      </w:pPr>
      <w:r w:rsidRPr="003A4F23">
        <w:rPr>
          <w:noProof/>
        </w:rPr>
        <w:t>3.</w:t>
      </w:r>
      <w:r w:rsidRPr="003A4F23">
        <w:rPr>
          <w:noProof/>
        </w:rPr>
        <w:tab/>
        <w:t xml:space="preserve">Consortium, E.P., </w:t>
      </w:r>
      <w:r w:rsidRPr="003A4F23">
        <w:rPr>
          <w:i/>
          <w:noProof/>
        </w:rPr>
        <w:t>An integrated encyclopedia of DNA elements in the human genome.</w:t>
      </w:r>
      <w:r w:rsidRPr="003A4F23">
        <w:rPr>
          <w:noProof/>
        </w:rPr>
        <w:t xml:space="preserve"> Nature, 2012. </w:t>
      </w:r>
      <w:r w:rsidRPr="003A4F23">
        <w:rPr>
          <w:b/>
          <w:noProof/>
        </w:rPr>
        <w:t>489</w:t>
      </w:r>
      <w:r w:rsidRPr="003A4F23">
        <w:rPr>
          <w:noProof/>
        </w:rPr>
        <w:t>(7414): p. 57-74.</w:t>
      </w:r>
    </w:p>
    <w:p w14:paraId="735AD31F" w14:textId="77777777" w:rsidR="003A4F23" w:rsidRPr="003A4F23" w:rsidRDefault="003A4F23" w:rsidP="003A4F23">
      <w:pPr>
        <w:pStyle w:val="EndNoteBibliography"/>
        <w:ind w:left="720" w:hanging="720"/>
        <w:rPr>
          <w:noProof/>
        </w:rPr>
      </w:pPr>
      <w:r w:rsidRPr="003A4F23">
        <w:rPr>
          <w:noProof/>
        </w:rPr>
        <w:t>4.</w:t>
      </w:r>
      <w:r w:rsidRPr="003A4F23">
        <w:rPr>
          <w:noProof/>
        </w:rPr>
        <w:tab/>
        <w:t xml:space="preserve">Lonsdale, J., et al., </w:t>
      </w:r>
      <w:r w:rsidRPr="003A4F23">
        <w:rPr>
          <w:i/>
          <w:noProof/>
        </w:rPr>
        <w:t>The genotype-tissue expression (GTEx) project.</w:t>
      </w:r>
      <w:r w:rsidRPr="003A4F23">
        <w:rPr>
          <w:noProof/>
        </w:rPr>
        <w:t xml:space="preserve"> Nature genetics, 2013. </w:t>
      </w:r>
      <w:r w:rsidRPr="003A4F23">
        <w:rPr>
          <w:b/>
          <w:noProof/>
        </w:rPr>
        <w:t>45</w:t>
      </w:r>
      <w:r w:rsidRPr="003A4F23">
        <w:rPr>
          <w:noProof/>
        </w:rPr>
        <w:t>(6): p. 580-585.</w:t>
      </w:r>
    </w:p>
    <w:p w14:paraId="1D303690" w14:textId="77777777" w:rsidR="003A4F23" w:rsidRPr="003A4F23" w:rsidRDefault="003A4F23" w:rsidP="003A4F23">
      <w:pPr>
        <w:pStyle w:val="EndNoteBibliography"/>
        <w:ind w:left="720" w:hanging="720"/>
        <w:rPr>
          <w:noProof/>
        </w:rPr>
      </w:pPr>
      <w:r w:rsidRPr="003A4F23">
        <w:rPr>
          <w:noProof/>
        </w:rPr>
        <w:t>5.</w:t>
      </w:r>
      <w:r w:rsidRPr="003A4F23">
        <w:rPr>
          <w:noProof/>
        </w:rPr>
        <w:tab/>
        <w:t xml:space="preserve">Maurano, M.T., et al., </w:t>
      </w:r>
      <w:r w:rsidRPr="003A4F23">
        <w:rPr>
          <w:i/>
          <w:noProof/>
        </w:rPr>
        <w:t>Systematic localization of common disease-associated variation in regulatory DNA.</w:t>
      </w:r>
      <w:r w:rsidRPr="003A4F23">
        <w:rPr>
          <w:noProof/>
        </w:rPr>
        <w:t xml:space="preserve"> Science, 2012. </w:t>
      </w:r>
      <w:r w:rsidRPr="003A4F23">
        <w:rPr>
          <w:b/>
          <w:noProof/>
        </w:rPr>
        <w:t>337</w:t>
      </w:r>
      <w:r w:rsidRPr="003A4F23">
        <w:rPr>
          <w:noProof/>
        </w:rPr>
        <w:t>(6099): p. 1190-1195.</w:t>
      </w:r>
    </w:p>
    <w:p w14:paraId="3B9C1A5E" w14:textId="77777777" w:rsidR="003A4F23" w:rsidRPr="003A4F23" w:rsidRDefault="003A4F23" w:rsidP="003A4F23">
      <w:pPr>
        <w:pStyle w:val="EndNoteBibliography"/>
        <w:ind w:left="720" w:hanging="720"/>
        <w:rPr>
          <w:noProof/>
        </w:rPr>
      </w:pPr>
      <w:r w:rsidRPr="003A4F23">
        <w:rPr>
          <w:noProof/>
        </w:rPr>
        <w:t>6.</w:t>
      </w:r>
      <w:r w:rsidRPr="003A4F23">
        <w:rPr>
          <w:noProof/>
        </w:rPr>
        <w:tab/>
        <w:t xml:space="preserve">Zuk, O., et al., </w:t>
      </w:r>
      <w:r w:rsidRPr="003A4F23">
        <w:rPr>
          <w:i/>
          <w:noProof/>
        </w:rPr>
        <w:t>The mystery of missing heritability: Genetic interactions create phantom heritability.</w:t>
      </w:r>
      <w:r w:rsidRPr="003A4F23">
        <w:rPr>
          <w:noProof/>
        </w:rPr>
        <w:t xml:space="preserve"> Proceedings of the National Academy of Sciences, 2012. </w:t>
      </w:r>
      <w:r w:rsidRPr="003A4F23">
        <w:rPr>
          <w:b/>
          <w:noProof/>
        </w:rPr>
        <w:t>109</w:t>
      </w:r>
      <w:r w:rsidRPr="003A4F23">
        <w:rPr>
          <w:noProof/>
        </w:rPr>
        <w:t>(4): p. 1193-1198.</w:t>
      </w:r>
    </w:p>
    <w:p w14:paraId="662F58F8" w14:textId="77777777" w:rsidR="003A4F23" w:rsidRPr="003A4F23" w:rsidRDefault="003A4F23" w:rsidP="003A4F23">
      <w:pPr>
        <w:pStyle w:val="EndNoteBibliography"/>
        <w:ind w:left="720" w:hanging="720"/>
        <w:rPr>
          <w:noProof/>
        </w:rPr>
      </w:pPr>
      <w:r w:rsidRPr="003A4F23">
        <w:rPr>
          <w:noProof/>
        </w:rPr>
        <w:t>7.</w:t>
      </w:r>
      <w:r w:rsidRPr="003A4F23">
        <w:rPr>
          <w:noProof/>
        </w:rPr>
        <w:tab/>
        <w:t xml:space="preserve">Manolio, T.A., et al., </w:t>
      </w:r>
      <w:r w:rsidRPr="003A4F23">
        <w:rPr>
          <w:i/>
          <w:noProof/>
        </w:rPr>
        <w:t>Finding the missing heritability of complex diseases.</w:t>
      </w:r>
      <w:r w:rsidRPr="003A4F23">
        <w:rPr>
          <w:noProof/>
        </w:rPr>
        <w:t xml:space="preserve"> Nature, 2009. </w:t>
      </w:r>
      <w:r w:rsidRPr="003A4F23">
        <w:rPr>
          <w:b/>
          <w:noProof/>
        </w:rPr>
        <w:t>461</w:t>
      </w:r>
      <w:r w:rsidRPr="003A4F23">
        <w:rPr>
          <w:noProof/>
        </w:rPr>
        <w:t>(7265): p. 747-753.</w:t>
      </w:r>
    </w:p>
    <w:p w14:paraId="2700FD09" w14:textId="77777777" w:rsidR="003A4F23" w:rsidRPr="003A4F23" w:rsidRDefault="003A4F23" w:rsidP="003A4F23">
      <w:pPr>
        <w:pStyle w:val="EndNoteBibliography"/>
        <w:ind w:left="720" w:hanging="720"/>
        <w:rPr>
          <w:noProof/>
        </w:rPr>
      </w:pPr>
      <w:r w:rsidRPr="003A4F23">
        <w:rPr>
          <w:noProof/>
        </w:rPr>
        <w:t>8.</w:t>
      </w:r>
      <w:r w:rsidRPr="003A4F23">
        <w:rPr>
          <w:noProof/>
        </w:rPr>
        <w:tab/>
        <w:t xml:space="preserve">Purcell, S., et al., </w:t>
      </w:r>
      <w:r w:rsidRPr="003A4F23">
        <w:rPr>
          <w:i/>
          <w:noProof/>
        </w:rPr>
        <w:t>PLINK: a tool set for whole-genome association and population-based linkage analyses.</w:t>
      </w:r>
      <w:r w:rsidRPr="003A4F23">
        <w:rPr>
          <w:noProof/>
        </w:rPr>
        <w:t xml:space="preserve"> The American Journal of Human Genetics, 2007. </w:t>
      </w:r>
      <w:r w:rsidRPr="003A4F23">
        <w:rPr>
          <w:b/>
          <w:noProof/>
        </w:rPr>
        <w:t>81</w:t>
      </w:r>
      <w:r w:rsidRPr="003A4F23">
        <w:rPr>
          <w:noProof/>
        </w:rPr>
        <w:t>(3): p. 559-575.</w:t>
      </w:r>
    </w:p>
    <w:p w14:paraId="0B088660" w14:textId="77777777" w:rsidR="003A4F23" w:rsidRPr="003A4F23" w:rsidRDefault="003A4F23" w:rsidP="003A4F23">
      <w:pPr>
        <w:pStyle w:val="EndNoteBibliography"/>
        <w:ind w:left="720" w:hanging="720"/>
        <w:rPr>
          <w:noProof/>
        </w:rPr>
      </w:pPr>
      <w:r w:rsidRPr="003A4F23">
        <w:rPr>
          <w:noProof/>
        </w:rPr>
        <w:t>9.</w:t>
      </w:r>
      <w:r w:rsidRPr="003A4F23">
        <w:rPr>
          <w:noProof/>
        </w:rPr>
        <w:tab/>
        <w:t xml:space="preserve">Wu, T.T., et al., </w:t>
      </w:r>
      <w:r w:rsidRPr="003A4F23">
        <w:rPr>
          <w:i/>
          <w:noProof/>
        </w:rPr>
        <w:t>Genome-wide association analysis by lasso penalized logistic regression.</w:t>
      </w:r>
      <w:r w:rsidRPr="003A4F23">
        <w:rPr>
          <w:noProof/>
        </w:rPr>
        <w:t xml:space="preserve"> Bioinformatics, 2009. </w:t>
      </w:r>
      <w:r w:rsidRPr="003A4F23">
        <w:rPr>
          <w:b/>
          <w:noProof/>
        </w:rPr>
        <w:t>25</w:t>
      </w:r>
      <w:r w:rsidRPr="003A4F23">
        <w:rPr>
          <w:noProof/>
        </w:rPr>
        <w:t>(6): p. 714-721.</w:t>
      </w:r>
    </w:p>
    <w:p w14:paraId="68DA1699" w14:textId="77777777" w:rsidR="003A4F23" w:rsidRPr="003A4F23" w:rsidRDefault="003A4F23" w:rsidP="003A4F23">
      <w:pPr>
        <w:pStyle w:val="EndNoteBibliography"/>
        <w:ind w:left="720" w:hanging="720"/>
        <w:rPr>
          <w:noProof/>
        </w:rPr>
      </w:pPr>
      <w:r w:rsidRPr="003A4F23">
        <w:rPr>
          <w:noProof/>
        </w:rPr>
        <w:t>10.</w:t>
      </w:r>
      <w:r w:rsidRPr="003A4F23">
        <w:rPr>
          <w:noProof/>
        </w:rPr>
        <w:tab/>
        <w:t xml:space="preserve">McKinney, B.A., et al., </w:t>
      </w:r>
      <w:r w:rsidRPr="003A4F23">
        <w:rPr>
          <w:i/>
          <w:noProof/>
        </w:rPr>
        <w:t>Machine learning for detecting gene-gene interactions.</w:t>
      </w:r>
      <w:r w:rsidRPr="003A4F23">
        <w:rPr>
          <w:noProof/>
        </w:rPr>
        <w:t xml:space="preserve"> Applied bioinformatics, 2006. </w:t>
      </w:r>
      <w:r w:rsidRPr="003A4F23">
        <w:rPr>
          <w:b/>
          <w:noProof/>
        </w:rPr>
        <w:t>5</w:t>
      </w:r>
      <w:r w:rsidRPr="003A4F23">
        <w:rPr>
          <w:noProof/>
        </w:rPr>
        <w:t>(2): p. 77-88.</w:t>
      </w:r>
    </w:p>
    <w:p w14:paraId="782860C0" w14:textId="77777777" w:rsidR="003A4F23" w:rsidRPr="003A4F23" w:rsidRDefault="003A4F23" w:rsidP="003A4F23">
      <w:pPr>
        <w:pStyle w:val="EndNoteBibliography"/>
        <w:ind w:left="720" w:hanging="720"/>
        <w:rPr>
          <w:noProof/>
        </w:rPr>
      </w:pPr>
      <w:r w:rsidRPr="003A4F23">
        <w:rPr>
          <w:noProof/>
        </w:rPr>
        <w:t>11.</w:t>
      </w:r>
      <w:r w:rsidRPr="003A4F23">
        <w:rPr>
          <w:noProof/>
        </w:rPr>
        <w:tab/>
        <w:t xml:space="preserve">Hahn, L.W., M.D. Ritchie, and J.H. Moore, </w:t>
      </w:r>
      <w:r w:rsidRPr="003A4F23">
        <w:rPr>
          <w:i/>
          <w:noProof/>
        </w:rPr>
        <w:t>Multifactor dimensionality reduction software for detecting gene–gene and gene–environment interactions.</w:t>
      </w:r>
      <w:r w:rsidRPr="003A4F23">
        <w:rPr>
          <w:noProof/>
        </w:rPr>
        <w:t xml:space="preserve"> Bioinformatics, 2003. </w:t>
      </w:r>
      <w:r w:rsidRPr="003A4F23">
        <w:rPr>
          <w:b/>
          <w:noProof/>
        </w:rPr>
        <w:t>19</w:t>
      </w:r>
      <w:r w:rsidRPr="003A4F23">
        <w:rPr>
          <w:noProof/>
        </w:rPr>
        <w:t>(3): p. 376-382.</w:t>
      </w:r>
    </w:p>
    <w:p w14:paraId="6C1066A9" w14:textId="77777777" w:rsidR="003A4F23" w:rsidRPr="003A4F23" w:rsidRDefault="003A4F23" w:rsidP="003A4F23">
      <w:pPr>
        <w:pStyle w:val="EndNoteBibliography"/>
        <w:ind w:left="720" w:hanging="720"/>
        <w:rPr>
          <w:noProof/>
        </w:rPr>
      </w:pPr>
      <w:r w:rsidRPr="003A4F23">
        <w:rPr>
          <w:noProof/>
        </w:rPr>
        <w:t>12.</w:t>
      </w:r>
      <w:r w:rsidRPr="003A4F23">
        <w:rPr>
          <w:noProof/>
        </w:rPr>
        <w:tab/>
        <w:t xml:space="preserve">Karczewski, K.J., et al., </w:t>
      </w:r>
      <w:r w:rsidRPr="003A4F23">
        <w:rPr>
          <w:i/>
          <w:noProof/>
        </w:rPr>
        <w:t>Systematic functional regulatory assessment of disease-associated variants.</w:t>
      </w:r>
      <w:r w:rsidRPr="003A4F23">
        <w:rPr>
          <w:noProof/>
        </w:rPr>
        <w:t xml:space="preserve"> Proceedings of the National Academy of Sciences, 2013. </w:t>
      </w:r>
      <w:r w:rsidRPr="003A4F23">
        <w:rPr>
          <w:b/>
          <w:noProof/>
        </w:rPr>
        <w:t>110</w:t>
      </w:r>
      <w:r w:rsidRPr="003A4F23">
        <w:rPr>
          <w:noProof/>
        </w:rPr>
        <w:t>(23): p. 9607-9612.</w:t>
      </w:r>
    </w:p>
    <w:p w14:paraId="331AA42A" w14:textId="77777777" w:rsidR="003A4F23" w:rsidRPr="003A4F23" w:rsidRDefault="003A4F23" w:rsidP="003A4F23">
      <w:pPr>
        <w:pStyle w:val="EndNoteBibliography"/>
        <w:ind w:left="720" w:hanging="720"/>
        <w:rPr>
          <w:noProof/>
        </w:rPr>
      </w:pPr>
      <w:r w:rsidRPr="003A4F23">
        <w:rPr>
          <w:noProof/>
        </w:rPr>
        <w:lastRenderedPageBreak/>
        <w:t>13.</w:t>
      </w:r>
      <w:r w:rsidRPr="003A4F23">
        <w:rPr>
          <w:noProof/>
        </w:rPr>
        <w:tab/>
        <w:t xml:space="preserve">Li, L., et al., </w:t>
      </w:r>
      <w:r w:rsidRPr="003A4F23">
        <w:rPr>
          <w:i/>
          <w:noProof/>
        </w:rPr>
        <w:t>Identification of type 2 diabetes subgroups through topological analysis of patient similarity.</w:t>
      </w:r>
      <w:r w:rsidRPr="003A4F23">
        <w:rPr>
          <w:noProof/>
        </w:rPr>
        <w:t xml:space="preserve"> Science translational medicine, 2015. </w:t>
      </w:r>
      <w:r w:rsidRPr="003A4F23">
        <w:rPr>
          <w:b/>
          <w:noProof/>
        </w:rPr>
        <w:t>7</w:t>
      </w:r>
      <w:r w:rsidRPr="003A4F23">
        <w:rPr>
          <w:noProof/>
        </w:rPr>
        <w:t>(311): p. 311ra174-311ra174.</w:t>
      </w:r>
    </w:p>
    <w:p w14:paraId="41C0BE29" w14:textId="77777777" w:rsidR="003A4F23" w:rsidRPr="003A4F23" w:rsidRDefault="003A4F23" w:rsidP="003A4F23">
      <w:pPr>
        <w:pStyle w:val="EndNoteBibliography"/>
        <w:ind w:left="720" w:hanging="720"/>
        <w:rPr>
          <w:noProof/>
        </w:rPr>
      </w:pPr>
      <w:r w:rsidRPr="003A4F23">
        <w:rPr>
          <w:noProof/>
        </w:rPr>
        <w:t>14.</w:t>
      </w:r>
      <w:r w:rsidRPr="003A4F23">
        <w:rPr>
          <w:noProof/>
        </w:rPr>
        <w:tab/>
        <w:t xml:space="preserve">Li, L., et al., </w:t>
      </w:r>
      <w:r w:rsidRPr="003A4F23">
        <w:rPr>
          <w:i/>
          <w:noProof/>
        </w:rPr>
        <w:t>Disease risk factors identified through shared genetic architecture and electronic medical records.</w:t>
      </w:r>
      <w:r w:rsidRPr="003A4F23">
        <w:rPr>
          <w:noProof/>
        </w:rPr>
        <w:t xml:space="preserve"> Science translational medicine, 2014. </w:t>
      </w:r>
      <w:r w:rsidRPr="003A4F23">
        <w:rPr>
          <w:b/>
          <w:noProof/>
        </w:rPr>
        <w:t>6</w:t>
      </w:r>
      <w:r w:rsidRPr="003A4F23">
        <w:rPr>
          <w:noProof/>
        </w:rPr>
        <w:t>(234): p. 234ra57-234ra57.</w:t>
      </w:r>
    </w:p>
    <w:p w14:paraId="23FA19CC" w14:textId="77777777" w:rsidR="003A4F23" w:rsidRPr="003A4F23" w:rsidRDefault="003A4F23" w:rsidP="003A4F23">
      <w:pPr>
        <w:pStyle w:val="EndNoteBibliography"/>
        <w:ind w:left="720" w:hanging="720"/>
        <w:rPr>
          <w:noProof/>
        </w:rPr>
      </w:pPr>
      <w:r w:rsidRPr="003A4F23">
        <w:rPr>
          <w:noProof/>
        </w:rPr>
        <w:t>15.</w:t>
      </w:r>
      <w:r w:rsidRPr="003A4F23">
        <w:rPr>
          <w:noProof/>
        </w:rPr>
        <w:tab/>
        <w:t xml:space="preserve">Corradin, O., et al., </w:t>
      </w:r>
      <w:r w:rsidRPr="003A4F23">
        <w:rPr>
          <w:i/>
          <w:noProof/>
        </w:rPr>
        <w:t>Combinatorial effects of multiple enhancer variants in linkage disequilibrium dictate levels of gene expression to confer susceptibility to common traits.</w:t>
      </w:r>
      <w:r w:rsidRPr="003A4F23">
        <w:rPr>
          <w:noProof/>
        </w:rPr>
        <w:t xml:space="preserve"> Genome research, 2014. </w:t>
      </w:r>
      <w:r w:rsidRPr="003A4F23">
        <w:rPr>
          <w:b/>
          <w:noProof/>
        </w:rPr>
        <w:t>24</w:t>
      </w:r>
      <w:r w:rsidRPr="003A4F23">
        <w:rPr>
          <w:noProof/>
        </w:rPr>
        <w:t>(1): p. 1-13.</w:t>
      </w:r>
    </w:p>
    <w:p w14:paraId="7444979F" w14:textId="77777777" w:rsidR="003A4F23" w:rsidRPr="003A4F23" w:rsidRDefault="003A4F23" w:rsidP="003A4F23">
      <w:pPr>
        <w:pStyle w:val="EndNoteBibliography"/>
        <w:ind w:left="720" w:hanging="720"/>
        <w:rPr>
          <w:noProof/>
        </w:rPr>
      </w:pPr>
      <w:r w:rsidRPr="003A4F23">
        <w:rPr>
          <w:noProof/>
        </w:rPr>
        <w:t>16.</w:t>
      </w:r>
      <w:r w:rsidRPr="003A4F23">
        <w:rPr>
          <w:noProof/>
        </w:rPr>
        <w:tab/>
        <w:t xml:space="preserve">Weinstein, J.N., et al., </w:t>
      </w:r>
      <w:r w:rsidRPr="003A4F23">
        <w:rPr>
          <w:i/>
          <w:noProof/>
        </w:rPr>
        <w:t>The cancer genome atlas pan-cancer analysis project.</w:t>
      </w:r>
      <w:r w:rsidRPr="003A4F23">
        <w:rPr>
          <w:noProof/>
        </w:rPr>
        <w:t xml:space="preserve"> Nature genetics, 2013. </w:t>
      </w:r>
      <w:r w:rsidRPr="003A4F23">
        <w:rPr>
          <w:b/>
          <w:noProof/>
        </w:rPr>
        <w:t>45</w:t>
      </w:r>
      <w:r w:rsidRPr="003A4F23">
        <w:rPr>
          <w:noProof/>
        </w:rPr>
        <w:t>(10): p. 1113-1120.</w:t>
      </w:r>
    </w:p>
    <w:p w14:paraId="738A30FD" w14:textId="77777777" w:rsidR="003A4F23" w:rsidRPr="003A4F23" w:rsidRDefault="003A4F23" w:rsidP="003A4F23">
      <w:pPr>
        <w:pStyle w:val="EndNoteBibliography"/>
        <w:ind w:left="720" w:hanging="720"/>
        <w:rPr>
          <w:noProof/>
        </w:rPr>
      </w:pPr>
      <w:r w:rsidRPr="003A4F23">
        <w:rPr>
          <w:noProof/>
        </w:rPr>
        <w:t>17.</w:t>
      </w:r>
      <w:r w:rsidRPr="003A4F23">
        <w:rPr>
          <w:noProof/>
        </w:rPr>
        <w:tab/>
        <w:t xml:space="preserve">Thurstone, L.L., </w:t>
      </w:r>
      <w:r w:rsidRPr="003A4F23">
        <w:rPr>
          <w:i/>
          <w:noProof/>
        </w:rPr>
        <w:t>Multiple factor analysis.</w:t>
      </w:r>
      <w:r w:rsidRPr="003A4F23">
        <w:rPr>
          <w:noProof/>
        </w:rPr>
        <w:t xml:space="preserve"> Psychological Review, 1931. </w:t>
      </w:r>
      <w:r w:rsidRPr="003A4F23">
        <w:rPr>
          <w:b/>
          <w:noProof/>
        </w:rPr>
        <w:t>38</w:t>
      </w:r>
      <w:r w:rsidRPr="003A4F23">
        <w:rPr>
          <w:noProof/>
        </w:rPr>
        <w:t>(5): p. 406.</w:t>
      </w:r>
    </w:p>
    <w:p w14:paraId="1533BF34" w14:textId="77777777" w:rsidR="003A4F23" w:rsidRPr="003A4F23" w:rsidRDefault="003A4F23" w:rsidP="003A4F23">
      <w:pPr>
        <w:pStyle w:val="EndNoteBibliography"/>
        <w:ind w:left="720" w:hanging="720"/>
        <w:rPr>
          <w:noProof/>
        </w:rPr>
      </w:pPr>
      <w:r w:rsidRPr="003A4F23">
        <w:rPr>
          <w:noProof/>
        </w:rPr>
        <w:t>18.</w:t>
      </w:r>
      <w:r w:rsidRPr="003A4F23">
        <w:rPr>
          <w:noProof/>
        </w:rPr>
        <w:tab/>
        <w:t xml:space="preserve">Escofier, B. and J. Pages, </w:t>
      </w:r>
      <w:r w:rsidRPr="003A4F23">
        <w:rPr>
          <w:i/>
          <w:noProof/>
        </w:rPr>
        <w:t>Multiple factor analysis (AFMULT package).</w:t>
      </w:r>
      <w:r w:rsidRPr="003A4F23">
        <w:rPr>
          <w:noProof/>
        </w:rPr>
        <w:t xml:space="preserve"> Computational statistics &amp; data analysis, 1994. </w:t>
      </w:r>
      <w:r w:rsidRPr="003A4F23">
        <w:rPr>
          <w:b/>
          <w:noProof/>
        </w:rPr>
        <w:t>18</w:t>
      </w:r>
      <w:r w:rsidRPr="003A4F23">
        <w:rPr>
          <w:noProof/>
        </w:rPr>
        <w:t>(1): p. 121-140.</w:t>
      </w:r>
    </w:p>
    <w:p w14:paraId="730EB605" w14:textId="77777777" w:rsidR="003A4F23" w:rsidRPr="003A4F23" w:rsidRDefault="003A4F23" w:rsidP="003A4F23">
      <w:pPr>
        <w:pStyle w:val="EndNoteBibliography"/>
        <w:ind w:left="720" w:hanging="720"/>
        <w:rPr>
          <w:noProof/>
        </w:rPr>
      </w:pPr>
      <w:r w:rsidRPr="003A4F23">
        <w:rPr>
          <w:noProof/>
        </w:rPr>
        <w:t>19.</w:t>
      </w:r>
      <w:r w:rsidRPr="003A4F23">
        <w:rPr>
          <w:noProof/>
        </w:rPr>
        <w:tab/>
        <w:t xml:space="preserve">De Tayrac, M., et al., </w:t>
      </w:r>
      <w:r w:rsidRPr="003A4F23">
        <w:rPr>
          <w:i/>
          <w:noProof/>
        </w:rPr>
        <w:t>Simultaneous analysis of distinct Omics data sets with integration of biological knowledge: Multiple Factor Analysis approach.</w:t>
      </w:r>
      <w:r w:rsidRPr="003A4F23">
        <w:rPr>
          <w:noProof/>
        </w:rPr>
        <w:t xml:space="preserve"> BMC genomics, 2009. </w:t>
      </w:r>
      <w:r w:rsidRPr="003A4F23">
        <w:rPr>
          <w:b/>
          <w:noProof/>
        </w:rPr>
        <w:t>10</w:t>
      </w:r>
      <w:r w:rsidRPr="003A4F23">
        <w:rPr>
          <w:noProof/>
        </w:rPr>
        <w:t>(1): p. 32.</w:t>
      </w:r>
    </w:p>
    <w:p w14:paraId="4522F3A5" w14:textId="77777777" w:rsidR="003A4F23" w:rsidRPr="003A4F23" w:rsidRDefault="003A4F23" w:rsidP="003A4F23">
      <w:pPr>
        <w:pStyle w:val="EndNoteBibliography"/>
        <w:ind w:left="720" w:hanging="720"/>
        <w:rPr>
          <w:noProof/>
        </w:rPr>
      </w:pPr>
      <w:r w:rsidRPr="003A4F23">
        <w:rPr>
          <w:noProof/>
        </w:rPr>
        <w:t>20.</w:t>
      </w:r>
      <w:r w:rsidRPr="003A4F23">
        <w:rPr>
          <w:noProof/>
        </w:rPr>
        <w:tab/>
        <w:t xml:space="preserve">Boyle, A.P., et al., </w:t>
      </w:r>
      <w:r w:rsidRPr="003A4F23">
        <w:rPr>
          <w:i/>
          <w:noProof/>
        </w:rPr>
        <w:t>Annotation of functional variation in personal genomes using RegulomeDB.</w:t>
      </w:r>
      <w:r w:rsidRPr="003A4F23">
        <w:rPr>
          <w:noProof/>
        </w:rPr>
        <w:t xml:space="preserve"> Genome research, 2012. </w:t>
      </w:r>
      <w:r w:rsidRPr="003A4F23">
        <w:rPr>
          <w:b/>
          <w:noProof/>
        </w:rPr>
        <w:t>22</w:t>
      </w:r>
      <w:r w:rsidRPr="003A4F23">
        <w:rPr>
          <w:noProof/>
        </w:rPr>
        <w:t>(9): p. 1790-1797.</w:t>
      </w:r>
    </w:p>
    <w:p w14:paraId="6FC86D53" w14:textId="77777777" w:rsidR="003A4F23" w:rsidRPr="003A4F23" w:rsidRDefault="003A4F23" w:rsidP="003A4F23">
      <w:pPr>
        <w:pStyle w:val="EndNoteBibliography"/>
        <w:ind w:left="720" w:hanging="720"/>
        <w:rPr>
          <w:noProof/>
        </w:rPr>
      </w:pPr>
      <w:r w:rsidRPr="003A4F23">
        <w:rPr>
          <w:noProof/>
        </w:rPr>
        <w:t>21.</w:t>
      </w:r>
      <w:r w:rsidRPr="003A4F23">
        <w:rPr>
          <w:noProof/>
        </w:rPr>
        <w:tab/>
        <w:t xml:space="preserve">Van Deun, K., et al., </w:t>
      </w:r>
      <w:r w:rsidRPr="003A4F23">
        <w:rPr>
          <w:i/>
          <w:noProof/>
        </w:rPr>
        <w:t>A structured overview of simultaneous component based data integration.</w:t>
      </w:r>
      <w:r w:rsidRPr="003A4F23">
        <w:rPr>
          <w:noProof/>
        </w:rPr>
        <w:t xml:space="preserve"> BMC bioinformatics, 2009. </w:t>
      </w:r>
      <w:r w:rsidRPr="003A4F23">
        <w:rPr>
          <w:b/>
          <w:noProof/>
        </w:rPr>
        <w:t>10</w:t>
      </w:r>
      <w:r w:rsidRPr="003A4F23">
        <w:rPr>
          <w:noProof/>
        </w:rPr>
        <w:t>(1): p. 246.</w:t>
      </w:r>
    </w:p>
    <w:p w14:paraId="5C2ADABA" w14:textId="77777777" w:rsidR="003A4F23" w:rsidRPr="003A4F23" w:rsidRDefault="003A4F23" w:rsidP="003A4F23">
      <w:pPr>
        <w:pStyle w:val="EndNoteBibliography"/>
        <w:ind w:left="720" w:hanging="720"/>
        <w:rPr>
          <w:noProof/>
        </w:rPr>
      </w:pPr>
      <w:r w:rsidRPr="003A4F23">
        <w:rPr>
          <w:noProof/>
        </w:rPr>
        <w:t>22.</w:t>
      </w:r>
      <w:r w:rsidRPr="003A4F23">
        <w:rPr>
          <w:noProof/>
        </w:rPr>
        <w:tab/>
        <w:t xml:space="preserve">Lê, S., J. Josse, and F. Husson, </w:t>
      </w:r>
      <w:r w:rsidRPr="003A4F23">
        <w:rPr>
          <w:i/>
          <w:noProof/>
        </w:rPr>
        <w:t>FactoMineR: an R package for multivariate analysis.</w:t>
      </w:r>
      <w:r w:rsidRPr="003A4F23">
        <w:rPr>
          <w:noProof/>
        </w:rPr>
        <w:t xml:space="preserve"> Journal of statistical software, 2008. </w:t>
      </w:r>
      <w:r w:rsidRPr="003A4F23">
        <w:rPr>
          <w:b/>
          <w:noProof/>
        </w:rPr>
        <w:t>25</w:t>
      </w:r>
      <w:r w:rsidRPr="003A4F23">
        <w:rPr>
          <w:noProof/>
        </w:rPr>
        <w:t>(1): p. 1-18.</w:t>
      </w:r>
    </w:p>
    <w:p w14:paraId="2D4DB1CA" w14:textId="77777777" w:rsidR="003A4F23" w:rsidRPr="003A4F23" w:rsidRDefault="003A4F23" w:rsidP="003A4F23">
      <w:pPr>
        <w:pStyle w:val="EndNoteBibliography"/>
        <w:ind w:left="720" w:hanging="720"/>
        <w:rPr>
          <w:noProof/>
        </w:rPr>
      </w:pPr>
      <w:r w:rsidRPr="003A4F23">
        <w:rPr>
          <w:noProof/>
        </w:rPr>
        <w:t>23.</w:t>
      </w:r>
      <w:r w:rsidRPr="003A4F23">
        <w:rPr>
          <w:noProof/>
        </w:rPr>
        <w:tab/>
        <w:t xml:space="preserve">Chavent, M., et al., </w:t>
      </w:r>
      <w:r w:rsidRPr="003A4F23">
        <w:rPr>
          <w:i/>
          <w:noProof/>
        </w:rPr>
        <w:t>Package ‘PCAmixdata’.</w:t>
      </w:r>
      <w:r w:rsidRPr="003A4F23">
        <w:rPr>
          <w:noProof/>
        </w:rPr>
        <w:t xml:space="preserve"> 2014.</w:t>
      </w:r>
    </w:p>
    <w:p w14:paraId="5A6036E6" w14:textId="77777777" w:rsidR="003A4F23" w:rsidRPr="003A4F23" w:rsidRDefault="003A4F23" w:rsidP="003A4F23">
      <w:pPr>
        <w:pStyle w:val="EndNoteBibliography"/>
        <w:ind w:left="720" w:hanging="720"/>
        <w:rPr>
          <w:noProof/>
        </w:rPr>
      </w:pPr>
      <w:r w:rsidRPr="003A4F23">
        <w:rPr>
          <w:noProof/>
        </w:rPr>
        <w:t>24.</w:t>
      </w:r>
      <w:r w:rsidRPr="003A4F23">
        <w:rPr>
          <w:noProof/>
        </w:rPr>
        <w:tab/>
        <w:t xml:space="preserve">Thioulouse, J., et al., </w:t>
      </w:r>
      <w:r w:rsidRPr="003A4F23">
        <w:rPr>
          <w:i/>
          <w:noProof/>
        </w:rPr>
        <w:t>ADE-4: a multivariate analysis and graphical display software.</w:t>
      </w:r>
      <w:r w:rsidRPr="003A4F23">
        <w:rPr>
          <w:noProof/>
        </w:rPr>
        <w:t xml:space="preserve"> Statistics and computing, 1997. </w:t>
      </w:r>
      <w:r w:rsidRPr="003A4F23">
        <w:rPr>
          <w:b/>
          <w:noProof/>
        </w:rPr>
        <w:t>7</w:t>
      </w:r>
      <w:r w:rsidRPr="003A4F23">
        <w:rPr>
          <w:noProof/>
        </w:rPr>
        <w:t>(1): p. 75-83.</w:t>
      </w:r>
    </w:p>
    <w:p w14:paraId="345B0D27" w14:textId="77777777" w:rsidR="003A4F23" w:rsidRPr="003A4F23" w:rsidRDefault="003A4F23" w:rsidP="003A4F23">
      <w:pPr>
        <w:pStyle w:val="EndNoteBibliography"/>
        <w:ind w:left="720" w:hanging="720"/>
        <w:rPr>
          <w:noProof/>
        </w:rPr>
      </w:pPr>
      <w:r w:rsidRPr="003A4F23">
        <w:rPr>
          <w:noProof/>
        </w:rPr>
        <w:t>25.</w:t>
      </w:r>
      <w:r w:rsidRPr="003A4F23">
        <w:rPr>
          <w:noProof/>
        </w:rPr>
        <w:tab/>
        <w:t xml:space="preserve">Gottesman, O., et al., </w:t>
      </w:r>
      <w:r w:rsidRPr="003A4F23">
        <w:rPr>
          <w:i/>
          <w:noProof/>
        </w:rPr>
        <w:t>The Electronic Medical Records and Genomics (eMERGE) network: past, present, and future.</w:t>
      </w:r>
      <w:r w:rsidRPr="003A4F23">
        <w:rPr>
          <w:noProof/>
        </w:rPr>
        <w:t xml:space="preserve"> Genetics in Medicine, 2013. </w:t>
      </w:r>
      <w:r w:rsidRPr="003A4F23">
        <w:rPr>
          <w:b/>
          <w:noProof/>
        </w:rPr>
        <w:t>15</w:t>
      </w:r>
      <w:r w:rsidRPr="003A4F23">
        <w:rPr>
          <w:noProof/>
        </w:rPr>
        <w:t>(10): p. 761-771.</w:t>
      </w:r>
    </w:p>
    <w:p w14:paraId="3AE1C55C" w14:textId="77777777" w:rsidR="003A4F23" w:rsidRPr="003A4F23" w:rsidRDefault="003A4F23" w:rsidP="003A4F23">
      <w:pPr>
        <w:pStyle w:val="EndNoteBibliography"/>
        <w:ind w:left="720" w:hanging="720"/>
        <w:rPr>
          <w:noProof/>
        </w:rPr>
      </w:pPr>
      <w:r w:rsidRPr="003A4F23">
        <w:rPr>
          <w:noProof/>
        </w:rPr>
        <w:t>26.</w:t>
      </w:r>
      <w:r w:rsidRPr="003A4F23">
        <w:rPr>
          <w:noProof/>
        </w:rPr>
        <w:tab/>
        <w:t xml:space="preserve">Jolliffe, I., </w:t>
      </w:r>
      <w:r w:rsidRPr="003A4F23">
        <w:rPr>
          <w:i/>
          <w:noProof/>
        </w:rPr>
        <w:t>Principal component analysis</w:t>
      </w:r>
      <w:r w:rsidRPr="003A4F23">
        <w:rPr>
          <w:noProof/>
        </w:rPr>
        <w:t>. 2002: Wiley Online Library.</w:t>
      </w:r>
    </w:p>
    <w:p w14:paraId="5D298450" w14:textId="77777777" w:rsidR="003A4F23" w:rsidRPr="003A4F23" w:rsidRDefault="003A4F23" w:rsidP="003A4F23">
      <w:pPr>
        <w:pStyle w:val="EndNoteBibliography"/>
        <w:ind w:left="720" w:hanging="720"/>
        <w:rPr>
          <w:noProof/>
        </w:rPr>
      </w:pPr>
      <w:r w:rsidRPr="003A4F23">
        <w:rPr>
          <w:noProof/>
        </w:rPr>
        <w:t>27.</w:t>
      </w:r>
      <w:r w:rsidRPr="003A4F23">
        <w:rPr>
          <w:noProof/>
        </w:rPr>
        <w:tab/>
        <w:t xml:space="preserve">Zhang, S., et al., </w:t>
      </w:r>
      <w:r w:rsidRPr="003A4F23">
        <w:rPr>
          <w:i/>
          <w:noProof/>
        </w:rPr>
        <w:t>Discovery of multi-dimensional modules by integrative analysis of cancer genomic data.</w:t>
      </w:r>
      <w:r w:rsidRPr="003A4F23">
        <w:rPr>
          <w:noProof/>
        </w:rPr>
        <w:t xml:space="preserve"> Nucleic acids research, 2012: p. gks725.</w:t>
      </w:r>
    </w:p>
    <w:p w14:paraId="1427D5C4" w14:textId="77777777" w:rsidR="003A4F23" w:rsidRPr="003A4F23" w:rsidRDefault="003A4F23" w:rsidP="003A4F23">
      <w:pPr>
        <w:pStyle w:val="EndNoteBibliography"/>
        <w:ind w:left="720" w:hanging="720"/>
        <w:rPr>
          <w:noProof/>
        </w:rPr>
      </w:pPr>
      <w:r w:rsidRPr="003A4F23">
        <w:rPr>
          <w:noProof/>
        </w:rPr>
        <w:t>28.</w:t>
      </w:r>
      <w:r w:rsidRPr="003A4F23">
        <w:rPr>
          <w:noProof/>
        </w:rPr>
        <w:tab/>
        <w:t xml:space="preserve">Lee, Y.J., et al. </w:t>
      </w:r>
      <w:r w:rsidRPr="003A4F23">
        <w:rPr>
          <w:i/>
          <w:noProof/>
        </w:rPr>
        <w:t>COPD Hospitalization Risk Increased with Distinct Patterns of Multiple Systems Comorbidities Unveiled by Network Modeling</w:t>
      </w:r>
      <w:r w:rsidRPr="003A4F23">
        <w:rPr>
          <w:noProof/>
        </w:rPr>
        <w:t xml:space="preserve">. in </w:t>
      </w:r>
      <w:r w:rsidRPr="003A4F23">
        <w:rPr>
          <w:i/>
          <w:noProof/>
        </w:rPr>
        <w:t>AMIA Annual Symposium Proceedings</w:t>
      </w:r>
      <w:r w:rsidRPr="003A4F23">
        <w:rPr>
          <w:noProof/>
        </w:rPr>
        <w:t>. 2014. American Medical Informatics Association.</w:t>
      </w:r>
    </w:p>
    <w:p w14:paraId="5FFAB5D1" w14:textId="77777777" w:rsidR="003A4F23" w:rsidRPr="003A4F23" w:rsidRDefault="003A4F23" w:rsidP="003A4F23">
      <w:pPr>
        <w:pStyle w:val="EndNoteBibliography"/>
        <w:ind w:left="720" w:hanging="720"/>
        <w:rPr>
          <w:noProof/>
        </w:rPr>
      </w:pPr>
      <w:r w:rsidRPr="003A4F23">
        <w:rPr>
          <w:noProof/>
        </w:rPr>
        <w:t>29.</w:t>
      </w:r>
      <w:r w:rsidRPr="003A4F23">
        <w:rPr>
          <w:noProof/>
        </w:rPr>
        <w:tab/>
        <w:t xml:space="preserve">Melamed, R.D., et al., </w:t>
      </w:r>
      <w:r w:rsidRPr="003A4F23">
        <w:rPr>
          <w:i/>
          <w:noProof/>
        </w:rPr>
        <w:t>Genetic similarity between cancers and comorbid Mendelian diseases identifies candidate driver genes.</w:t>
      </w:r>
      <w:r w:rsidRPr="003A4F23">
        <w:rPr>
          <w:noProof/>
        </w:rPr>
        <w:t xml:space="preserve"> Nature communications, 2015. </w:t>
      </w:r>
      <w:r w:rsidRPr="003A4F23">
        <w:rPr>
          <w:b/>
          <w:noProof/>
        </w:rPr>
        <w:t>6</w:t>
      </w:r>
      <w:r w:rsidRPr="003A4F23">
        <w:rPr>
          <w:noProof/>
        </w:rPr>
        <w:t>.</w:t>
      </w:r>
    </w:p>
    <w:p w14:paraId="08F6B706" w14:textId="77777777" w:rsidR="003A4F23" w:rsidRPr="003A4F23" w:rsidRDefault="003A4F23" w:rsidP="003A4F23">
      <w:pPr>
        <w:pStyle w:val="EndNoteBibliography"/>
        <w:ind w:left="720" w:hanging="720"/>
        <w:rPr>
          <w:noProof/>
        </w:rPr>
      </w:pPr>
      <w:r w:rsidRPr="003A4F23">
        <w:rPr>
          <w:noProof/>
        </w:rPr>
        <w:t>30.</w:t>
      </w:r>
      <w:r w:rsidRPr="003A4F23">
        <w:rPr>
          <w:noProof/>
        </w:rPr>
        <w:tab/>
        <w:t xml:space="preserve">Li, H., et al., </w:t>
      </w:r>
      <w:r w:rsidRPr="003A4F23">
        <w:rPr>
          <w:i/>
          <w:noProof/>
        </w:rPr>
        <w:t>Complex-disease networks of trait-associated single-nucleotide polymorphisms (SNPs) unveiled by information theory.</w:t>
      </w:r>
      <w:r w:rsidRPr="003A4F23">
        <w:rPr>
          <w:noProof/>
        </w:rPr>
        <w:t xml:space="preserve"> Journal of the American Medical Informatics Association, 2012. </w:t>
      </w:r>
      <w:r w:rsidRPr="003A4F23">
        <w:rPr>
          <w:b/>
          <w:noProof/>
        </w:rPr>
        <w:t>19</w:t>
      </w:r>
      <w:r w:rsidRPr="003A4F23">
        <w:rPr>
          <w:noProof/>
        </w:rPr>
        <w:t>(2): p. 295-305.</w:t>
      </w:r>
    </w:p>
    <w:p w14:paraId="2DB3A426" w14:textId="77777777" w:rsidR="003A4F23" w:rsidRPr="003A4F23" w:rsidRDefault="003A4F23" w:rsidP="003A4F23">
      <w:pPr>
        <w:pStyle w:val="EndNoteBibliography"/>
        <w:ind w:left="720" w:hanging="720"/>
        <w:rPr>
          <w:noProof/>
        </w:rPr>
      </w:pPr>
      <w:r w:rsidRPr="003A4F23">
        <w:rPr>
          <w:noProof/>
        </w:rPr>
        <w:t>31.</w:t>
      </w:r>
      <w:r w:rsidRPr="003A4F23">
        <w:rPr>
          <w:noProof/>
        </w:rPr>
        <w:tab/>
        <w:t xml:space="preserve">Elixhauser, A., C. Steiner, and L. Palmer, </w:t>
      </w:r>
      <w:r w:rsidRPr="003A4F23">
        <w:rPr>
          <w:i/>
          <w:noProof/>
        </w:rPr>
        <w:t>Clinical classifications software (CCS).</w:t>
      </w:r>
      <w:r w:rsidRPr="003A4F23">
        <w:rPr>
          <w:noProof/>
        </w:rPr>
        <w:t xml:space="preserve"> Book Clinical Classifications Software (CCS)(Editor ed^ eds), 2008.</w:t>
      </w:r>
    </w:p>
    <w:p w14:paraId="0FEBAB62" w14:textId="77777777" w:rsidR="003A4F23" w:rsidRPr="003A4F23" w:rsidRDefault="003A4F23" w:rsidP="003A4F23">
      <w:pPr>
        <w:pStyle w:val="EndNoteBibliography"/>
        <w:ind w:left="720" w:hanging="720"/>
        <w:rPr>
          <w:noProof/>
        </w:rPr>
      </w:pPr>
      <w:r w:rsidRPr="003A4F23">
        <w:rPr>
          <w:noProof/>
        </w:rPr>
        <w:t>32.</w:t>
      </w:r>
      <w:r w:rsidRPr="003A4F23">
        <w:rPr>
          <w:noProof/>
        </w:rPr>
        <w:tab/>
        <w:t xml:space="preserve">NIS, H.N.I.S., </w:t>
      </w:r>
      <w:r w:rsidRPr="003A4F23">
        <w:rPr>
          <w:i/>
          <w:noProof/>
        </w:rPr>
        <w:t>Healthcare cost and utilization project (HCUP).</w:t>
      </w:r>
      <w:r w:rsidRPr="003A4F23">
        <w:rPr>
          <w:noProof/>
        </w:rPr>
        <w:t xml:space="preserve"> 2006.</w:t>
      </w:r>
    </w:p>
    <w:p w14:paraId="493B8FA1" w14:textId="77777777" w:rsidR="003A4F23" w:rsidRPr="003A4F23" w:rsidRDefault="003A4F23" w:rsidP="003A4F23">
      <w:pPr>
        <w:pStyle w:val="EndNoteBibliography"/>
        <w:ind w:left="720" w:hanging="720"/>
        <w:rPr>
          <w:noProof/>
        </w:rPr>
      </w:pPr>
      <w:r w:rsidRPr="003A4F23">
        <w:rPr>
          <w:noProof/>
        </w:rPr>
        <w:t>33.</w:t>
      </w:r>
      <w:r w:rsidRPr="003A4F23">
        <w:rPr>
          <w:noProof/>
        </w:rPr>
        <w:tab/>
        <w:t xml:space="preserve">Szklarczyk, D., et al., </w:t>
      </w:r>
      <w:r w:rsidRPr="003A4F23">
        <w:rPr>
          <w:i/>
          <w:noProof/>
        </w:rPr>
        <w:t>The STRING database in 2011: functional interaction networks of proteins, globally integrated and scored.</w:t>
      </w:r>
      <w:r w:rsidRPr="003A4F23">
        <w:rPr>
          <w:noProof/>
        </w:rPr>
        <w:t xml:space="preserve"> Nucleic acids research, 2011. </w:t>
      </w:r>
      <w:r w:rsidRPr="003A4F23">
        <w:rPr>
          <w:b/>
          <w:noProof/>
        </w:rPr>
        <w:t>39</w:t>
      </w:r>
      <w:r w:rsidRPr="003A4F23">
        <w:rPr>
          <w:noProof/>
        </w:rPr>
        <w:t>(suppl 1): p. D561-D568.</w:t>
      </w:r>
    </w:p>
    <w:p w14:paraId="33EF9405" w14:textId="77777777" w:rsidR="003A4F23" w:rsidRPr="003A4F23" w:rsidRDefault="003A4F23" w:rsidP="003A4F23">
      <w:pPr>
        <w:pStyle w:val="EndNoteBibliography"/>
        <w:ind w:left="720" w:hanging="720"/>
        <w:rPr>
          <w:noProof/>
        </w:rPr>
      </w:pPr>
      <w:r w:rsidRPr="003A4F23">
        <w:rPr>
          <w:noProof/>
        </w:rPr>
        <w:t>34.</w:t>
      </w:r>
      <w:r w:rsidRPr="003A4F23">
        <w:rPr>
          <w:noProof/>
        </w:rPr>
        <w:tab/>
        <w:t xml:space="preserve">Lee, Y., et al., </w:t>
      </w:r>
      <w:r w:rsidRPr="003A4F23">
        <w:rPr>
          <w:i/>
          <w:noProof/>
        </w:rPr>
        <w:t>Network models of genome-wide association studies uncover the topological centrality of protein interactions in complex diseases.</w:t>
      </w:r>
      <w:r w:rsidRPr="003A4F23">
        <w:rPr>
          <w:noProof/>
        </w:rPr>
        <w:t xml:space="preserve"> Journal of the American Medical Informatics Association, 2013. </w:t>
      </w:r>
      <w:r w:rsidRPr="003A4F23">
        <w:rPr>
          <w:b/>
          <w:noProof/>
        </w:rPr>
        <w:t>20</w:t>
      </w:r>
      <w:r w:rsidRPr="003A4F23">
        <w:rPr>
          <w:noProof/>
        </w:rPr>
        <w:t>(4): p. 619-629.</w:t>
      </w:r>
    </w:p>
    <w:p w14:paraId="00AA95AC" w14:textId="77777777" w:rsidR="003A4F23" w:rsidRPr="003A4F23" w:rsidRDefault="003A4F23" w:rsidP="003A4F23">
      <w:pPr>
        <w:pStyle w:val="EndNoteBibliography"/>
        <w:ind w:left="720" w:hanging="720"/>
        <w:rPr>
          <w:noProof/>
        </w:rPr>
      </w:pPr>
      <w:r w:rsidRPr="003A4F23">
        <w:rPr>
          <w:noProof/>
        </w:rPr>
        <w:t>35.</w:t>
      </w:r>
      <w:r w:rsidRPr="003A4F23">
        <w:rPr>
          <w:noProof/>
        </w:rPr>
        <w:tab/>
        <w:t xml:space="preserve">Widom, C.S., K. DuMont, and S.J. Czaja, </w:t>
      </w:r>
      <w:r w:rsidRPr="003A4F23">
        <w:rPr>
          <w:i/>
          <w:noProof/>
        </w:rPr>
        <w:t>A prospective investigation of major depressive disorder and comorbidity in abused and neglected children grown up.</w:t>
      </w:r>
      <w:r w:rsidRPr="003A4F23">
        <w:rPr>
          <w:noProof/>
        </w:rPr>
        <w:t xml:space="preserve"> Archives of general psychiatry, 2007. </w:t>
      </w:r>
      <w:r w:rsidRPr="003A4F23">
        <w:rPr>
          <w:b/>
          <w:noProof/>
        </w:rPr>
        <w:t>64</w:t>
      </w:r>
      <w:r w:rsidRPr="003A4F23">
        <w:rPr>
          <w:noProof/>
        </w:rPr>
        <w:t>(1): p. 49-56.</w:t>
      </w:r>
    </w:p>
    <w:p w14:paraId="48283C64" w14:textId="05BEB822" w:rsidR="00885DDA" w:rsidRPr="00885DDA" w:rsidRDefault="00644FB0" w:rsidP="002F4422">
      <w:pPr>
        <w:spacing w:before="200"/>
        <w:rPr>
          <w:rFonts w:ascii="Arial" w:eastAsia="SimSun" w:hAnsi="Arial"/>
          <w:sz w:val="22"/>
          <w:szCs w:val="22"/>
          <w:lang w:eastAsia="zh-CN"/>
        </w:rPr>
      </w:pPr>
      <w:r>
        <w:rPr>
          <w:rFonts w:ascii="Arial" w:eastAsia="SimSun" w:hAnsi="Arial"/>
          <w:sz w:val="22"/>
          <w:szCs w:val="22"/>
          <w:lang w:eastAsia="zh-CN"/>
        </w:rPr>
        <w:fldChar w:fldCharType="end"/>
      </w:r>
    </w:p>
    <w:sectPr w:rsidR="00885DDA" w:rsidRPr="00885DDA" w:rsidSect="003A320B">
      <w:headerReference w:type="default" r:id="rId1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ominic LaRoche" w:date="2015-12-02T10:44:00Z" w:initials="DL">
    <w:p w14:paraId="02A23F96" w14:textId="54A4479D" w:rsidR="002C69CD" w:rsidRDefault="002C69CD">
      <w:pPr>
        <w:pStyle w:val="CommentText"/>
      </w:pPr>
      <w:r>
        <w:rPr>
          <w:rStyle w:val="CommentReference"/>
        </w:rPr>
        <w:annotationRef/>
      </w:r>
      <w:r>
        <w:t>Awkward wording</w:t>
      </w:r>
    </w:p>
  </w:comment>
  <w:comment w:id="4" w:author="Dominic LaRoche" w:date="2015-12-02T10:44:00Z" w:initials="DL">
    <w:p w14:paraId="13C70527" w14:textId="4EE74D6A" w:rsidR="002C69CD" w:rsidRDefault="002C69CD">
      <w:pPr>
        <w:pStyle w:val="CommentText"/>
      </w:pPr>
      <w:r>
        <w:rPr>
          <w:rStyle w:val="CommentReference"/>
        </w:rPr>
        <w:annotationRef/>
      </w:r>
      <w:r>
        <w:t>Seems redundant to me</w:t>
      </w:r>
    </w:p>
  </w:comment>
  <w:comment w:id="9" w:author="Dominic LaRoche" w:date="2015-12-02T11:04:00Z" w:initials="DL">
    <w:p w14:paraId="7DC23E03" w14:textId="5F4966D1" w:rsidR="00113122" w:rsidRDefault="00113122">
      <w:pPr>
        <w:pStyle w:val="CommentText"/>
      </w:pPr>
      <w:r>
        <w:rPr>
          <w:rStyle w:val="CommentReference"/>
        </w:rPr>
        <w:annotationRef/>
      </w:r>
      <w:r>
        <w:t>Is this a word?</w:t>
      </w:r>
    </w:p>
  </w:comment>
  <w:comment w:id="14" w:author="Dominic LaRoche" w:date="2015-12-02T11:06:00Z" w:initials="DL">
    <w:p w14:paraId="083490F0" w14:textId="640144CD" w:rsidR="00113122" w:rsidRDefault="00113122">
      <w:pPr>
        <w:pStyle w:val="CommentText"/>
      </w:pPr>
      <w:r>
        <w:rPr>
          <w:rStyle w:val="CommentReference"/>
        </w:rPr>
        <w:annotationRef/>
      </w:r>
      <w:r>
        <w:t>Did this goal exist prior to undertaking the proposed research?  That is what the word longstanding implies.</w:t>
      </w:r>
    </w:p>
  </w:comment>
  <w:comment w:id="15" w:author="Dominic LaRoche" w:date="2015-12-02T11:08:00Z" w:initials="DL">
    <w:p w14:paraId="1FB94A96" w14:textId="04A9B2BD" w:rsidR="00113122" w:rsidRDefault="00113122">
      <w:pPr>
        <w:pStyle w:val="CommentText"/>
      </w:pPr>
      <w:r>
        <w:rPr>
          <w:rStyle w:val="CommentReference"/>
        </w:rPr>
        <w:annotationRef/>
      </w:r>
      <w:r>
        <w:t>Is it redundant to call omics data big?</w:t>
      </w:r>
    </w:p>
  </w:comment>
  <w:comment w:id="30" w:author="Dominic LaRoche" w:date="2015-12-02T11:23:00Z" w:initials="DL">
    <w:p w14:paraId="33108B89" w14:textId="0957EFB2" w:rsidR="00B74781" w:rsidRDefault="00B74781">
      <w:pPr>
        <w:pStyle w:val="CommentText"/>
      </w:pPr>
      <w:r>
        <w:rPr>
          <w:rStyle w:val="CommentReference"/>
        </w:rPr>
        <w:annotationRef/>
      </w:r>
      <w:r>
        <w:t>I’m not sure you need to be this specific</w:t>
      </w:r>
    </w:p>
  </w:comment>
  <w:comment w:id="33" w:author="Dominic LaRoche" w:date="2015-12-02T11:25:00Z" w:initials="DL">
    <w:p w14:paraId="0D933E62" w14:textId="16F5027F" w:rsidR="00B74781" w:rsidRDefault="00B74781">
      <w:pPr>
        <w:pStyle w:val="CommentText"/>
      </w:pPr>
      <w:r>
        <w:rPr>
          <w:rStyle w:val="CommentReference"/>
        </w:rPr>
        <w:annotationRef/>
      </w:r>
      <w:r>
        <w:t>I still kept it to 1 page if you don’t show the markup!</w:t>
      </w:r>
    </w:p>
  </w:comment>
  <w:comment w:id="48" w:author="Dominic LaRoche" w:date="2015-12-02T11:38:00Z" w:initials="DL">
    <w:p w14:paraId="732BD996" w14:textId="1972625C" w:rsidR="00287823" w:rsidRDefault="00287823">
      <w:pPr>
        <w:pStyle w:val="CommentText"/>
      </w:pPr>
      <w:r>
        <w:rPr>
          <w:rStyle w:val="CommentReference"/>
        </w:rPr>
        <w:annotationRef/>
      </w:r>
      <w:r>
        <w:t>The second part of this sentence seems redundant given the first part, although I know what you are trying to say.  Perhaps you could focus on what this research could enable rather than what is obviously missing.  I took a stab at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A23F96" w15:done="0"/>
  <w15:commentEx w15:paraId="13C70527" w15:done="0"/>
  <w15:commentEx w15:paraId="7DC23E03" w15:done="0"/>
  <w15:commentEx w15:paraId="083490F0" w15:done="0"/>
  <w15:commentEx w15:paraId="1FB94A96" w15:done="0"/>
  <w15:commentEx w15:paraId="33108B89" w15:done="0"/>
  <w15:commentEx w15:paraId="0D933E62" w15:done="0"/>
  <w15:commentEx w15:paraId="732BD9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5DAA4" w14:textId="77777777" w:rsidR="0005238B" w:rsidRDefault="0005238B" w:rsidP="00212423">
      <w:r>
        <w:separator/>
      </w:r>
    </w:p>
  </w:endnote>
  <w:endnote w:type="continuationSeparator" w:id="0">
    <w:p w14:paraId="0808AB0E" w14:textId="77777777" w:rsidR="0005238B" w:rsidRDefault="0005238B" w:rsidP="0021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C2A24" w14:textId="77777777" w:rsidR="0005238B" w:rsidRDefault="0005238B" w:rsidP="00212423">
      <w:r>
        <w:separator/>
      </w:r>
    </w:p>
  </w:footnote>
  <w:footnote w:type="continuationSeparator" w:id="0">
    <w:p w14:paraId="4EC91D46" w14:textId="77777777" w:rsidR="0005238B" w:rsidRDefault="0005238B" w:rsidP="00212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08C55" w14:textId="7E04F787" w:rsidR="00764C24" w:rsidRDefault="00764C24" w:rsidP="00212423">
    <w:pPr>
      <w:pStyle w:val="Header"/>
      <w:jc w:val="center"/>
    </w:pPr>
    <w:r>
      <w:t>Haiquan Li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8FB"/>
    <w:multiLevelType w:val="hybridMultilevel"/>
    <w:tmpl w:val="27622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A6836"/>
    <w:multiLevelType w:val="hybridMultilevel"/>
    <w:tmpl w:val="D22A5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B1313"/>
    <w:multiLevelType w:val="hybridMultilevel"/>
    <w:tmpl w:val="2A3E0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C6CB9"/>
    <w:multiLevelType w:val="hybridMultilevel"/>
    <w:tmpl w:val="E8FA5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6D33BA"/>
    <w:multiLevelType w:val="hybridMultilevel"/>
    <w:tmpl w:val="47564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inic LaRoche">
    <w15:presenceInfo w15:providerId="AD" w15:userId="S-1-5-21-2346431672-2121911913-3984636220-17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QxMjewMDAwMTM1NjZT0lEKTi0uzszPAykwNK0FAL9o6B8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awrat25zt993edarspaa9kfwatvstsra5r&quot;&gt;MFA&lt;record-ids&gt;&lt;item&gt;1&lt;/item&gt;&lt;item&gt;2&lt;/item&gt;&lt;item&gt;3&lt;/item&gt;&lt;item&gt;5&lt;/item&gt;&lt;item&gt;6&lt;/item&gt;&lt;item&gt;8&lt;/item&gt;&lt;item&gt;9&lt;/item&gt;&lt;item&gt;10&lt;/item&gt;&lt;item&gt;11&lt;/item&gt;&lt;item&gt;12&lt;/item&gt;&lt;item&gt;13&lt;/item&gt;&lt;item&gt;14&lt;/item&gt;&lt;item&gt;15&lt;/item&gt;&lt;item&gt;16&lt;/item&gt;&lt;item&gt;17&lt;/item&gt;&lt;item&gt;18&lt;/item&gt;&lt;item&gt;19&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record-ids&gt;&lt;/item&gt;&lt;/Libraries&gt;"/>
  </w:docVars>
  <w:rsids>
    <w:rsidRoot w:val="0038621A"/>
    <w:rsid w:val="000016F5"/>
    <w:rsid w:val="00004D84"/>
    <w:rsid w:val="00010EF0"/>
    <w:rsid w:val="000121D3"/>
    <w:rsid w:val="00020DDE"/>
    <w:rsid w:val="00032F55"/>
    <w:rsid w:val="0004164A"/>
    <w:rsid w:val="0005238B"/>
    <w:rsid w:val="00053BE5"/>
    <w:rsid w:val="00055B55"/>
    <w:rsid w:val="00057304"/>
    <w:rsid w:val="00065F35"/>
    <w:rsid w:val="0007545D"/>
    <w:rsid w:val="00080E61"/>
    <w:rsid w:val="00087452"/>
    <w:rsid w:val="0009697F"/>
    <w:rsid w:val="000978D4"/>
    <w:rsid w:val="000B1A72"/>
    <w:rsid w:val="000B3348"/>
    <w:rsid w:val="000C6330"/>
    <w:rsid w:val="000D09AA"/>
    <w:rsid w:val="000D227E"/>
    <w:rsid w:val="000D29C6"/>
    <w:rsid w:val="000F44E9"/>
    <w:rsid w:val="00104F64"/>
    <w:rsid w:val="00113122"/>
    <w:rsid w:val="00115911"/>
    <w:rsid w:val="00115DD7"/>
    <w:rsid w:val="00117F8C"/>
    <w:rsid w:val="00122E6D"/>
    <w:rsid w:val="0012334E"/>
    <w:rsid w:val="00126CE5"/>
    <w:rsid w:val="00134062"/>
    <w:rsid w:val="00136C73"/>
    <w:rsid w:val="00141BA1"/>
    <w:rsid w:val="0014376D"/>
    <w:rsid w:val="001441C9"/>
    <w:rsid w:val="00151FB0"/>
    <w:rsid w:val="00153037"/>
    <w:rsid w:val="00155CF1"/>
    <w:rsid w:val="0016273C"/>
    <w:rsid w:val="0016704A"/>
    <w:rsid w:val="00174593"/>
    <w:rsid w:val="00181206"/>
    <w:rsid w:val="00181BF9"/>
    <w:rsid w:val="00182DA7"/>
    <w:rsid w:val="00191D46"/>
    <w:rsid w:val="00196CEC"/>
    <w:rsid w:val="001A2808"/>
    <w:rsid w:val="001B0DCF"/>
    <w:rsid w:val="001B498E"/>
    <w:rsid w:val="001B659B"/>
    <w:rsid w:val="001C103D"/>
    <w:rsid w:val="001C1AF5"/>
    <w:rsid w:val="001C27FC"/>
    <w:rsid w:val="001C3264"/>
    <w:rsid w:val="001D0C51"/>
    <w:rsid w:val="001D115F"/>
    <w:rsid w:val="001D327A"/>
    <w:rsid w:val="001D601A"/>
    <w:rsid w:val="001D6A84"/>
    <w:rsid w:val="001E2019"/>
    <w:rsid w:val="001E4B92"/>
    <w:rsid w:val="001E5A33"/>
    <w:rsid w:val="001F5E1A"/>
    <w:rsid w:val="001F689B"/>
    <w:rsid w:val="00201D39"/>
    <w:rsid w:val="00204E71"/>
    <w:rsid w:val="00212423"/>
    <w:rsid w:val="00215326"/>
    <w:rsid w:val="0022130F"/>
    <w:rsid w:val="002240D8"/>
    <w:rsid w:val="00227009"/>
    <w:rsid w:val="0024198F"/>
    <w:rsid w:val="002426D7"/>
    <w:rsid w:val="00245F4C"/>
    <w:rsid w:val="0025074B"/>
    <w:rsid w:val="00252331"/>
    <w:rsid w:val="00252C54"/>
    <w:rsid w:val="00256BEC"/>
    <w:rsid w:val="00261711"/>
    <w:rsid w:val="00264008"/>
    <w:rsid w:val="00265F50"/>
    <w:rsid w:val="00266171"/>
    <w:rsid w:val="0026688E"/>
    <w:rsid w:val="00271A56"/>
    <w:rsid w:val="002776D0"/>
    <w:rsid w:val="00280433"/>
    <w:rsid w:val="00287823"/>
    <w:rsid w:val="00291388"/>
    <w:rsid w:val="002A0643"/>
    <w:rsid w:val="002B2D91"/>
    <w:rsid w:val="002B3FC5"/>
    <w:rsid w:val="002B6707"/>
    <w:rsid w:val="002B69BB"/>
    <w:rsid w:val="002C0100"/>
    <w:rsid w:val="002C447F"/>
    <w:rsid w:val="002C69CD"/>
    <w:rsid w:val="002D0675"/>
    <w:rsid w:val="002D0958"/>
    <w:rsid w:val="002D1F37"/>
    <w:rsid w:val="002D3610"/>
    <w:rsid w:val="002D5A66"/>
    <w:rsid w:val="002E6BA5"/>
    <w:rsid w:val="002E7080"/>
    <w:rsid w:val="002F1CA4"/>
    <w:rsid w:val="002F4422"/>
    <w:rsid w:val="002F6C60"/>
    <w:rsid w:val="00303EBF"/>
    <w:rsid w:val="00306726"/>
    <w:rsid w:val="0031056B"/>
    <w:rsid w:val="0032315B"/>
    <w:rsid w:val="0033259B"/>
    <w:rsid w:val="00340A1E"/>
    <w:rsid w:val="00340FB7"/>
    <w:rsid w:val="00341506"/>
    <w:rsid w:val="003505AF"/>
    <w:rsid w:val="00356259"/>
    <w:rsid w:val="00356E78"/>
    <w:rsid w:val="00383545"/>
    <w:rsid w:val="0038621A"/>
    <w:rsid w:val="003A320B"/>
    <w:rsid w:val="003A3264"/>
    <w:rsid w:val="003A4F23"/>
    <w:rsid w:val="003A67CC"/>
    <w:rsid w:val="003B25D5"/>
    <w:rsid w:val="003B3B8C"/>
    <w:rsid w:val="003B3FC5"/>
    <w:rsid w:val="003B77B6"/>
    <w:rsid w:val="003C6849"/>
    <w:rsid w:val="003D3A3A"/>
    <w:rsid w:val="003D5E33"/>
    <w:rsid w:val="003E14F2"/>
    <w:rsid w:val="003E5C67"/>
    <w:rsid w:val="003F2AA9"/>
    <w:rsid w:val="00401FCD"/>
    <w:rsid w:val="00402F98"/>
    <w:rsid w:val="00405123"/>
    <w:rsid w:val="004055CF"/>
    <w:rsid w:val="00405C41"/>
    <w:rsid w:val="00415466"/>
    <w:rsid w:val="004169FC"/>
    <w:rsid w:val="00416BF2"/>
    <w:rsid w:val="00416F6D"/>
    <w:rsid w:val="00420209"/>
    <w:rsid w:val="004224EB"/>
    <w:rsid w:val="00425FD9"/>
    <w:rsid w:val="004343F1"/>
    <w:rsid w:val="00436546"/>
    <w:rsid w:val="00440E3A"/>
    <w:rsid w:val="004501E6"/>
    <w:rsid w:val="00450599"/>
    <w:rsid w:val="00467E0A"/>
    <w:rsid w:val="00480117"/>
    <w:rsid w:val="004A5A3E"/>
    <w:rsid w:val="004A5E1B"/>
    <w:rsid w:val="004B6E6E"/>
    <w:rsid w:val="004C2E0D"/>
    <w:rsid w:val="004C2EAC"/>
    <w:rsid w:val="004E5512"/>
    <w:rsid w:val="004E755F"/>
    <w:rsid w:val="004F142D"/>
    <w:rsid w:val="004F251A"/>
    <w:rsid w:val="004F3DEC"/>
    <w:rsid w:val="00500A6B"/>
    <w:rsid w:val="00501FD3"/>
    <w:rsid w:val="00502559"/>
    <w:rsid w:val="005038D9"/>
    <w:rsid w:val="00503FE5"/>
    <w:rsid w:val="0050715D"/>
    <w:rsid w:val="0052688C"/>
    <w:rsid w:val="00526A28"/>
    <w:rsid w:val="005322E7"/>
    <w:rsid w:val="00541BAE"/>
    <w:rsid w:val="005429F1"/>
    <w:rsid w:val="005443FD"/>
    <w:rsid w:val="00546D0E"/>
    <w:rsid w:val="005524CF"/>
    <w:rsid w:val="00554764"/>
    <w:rsid w:val="0055729F"/>
    <w:rsid w:val="00561AE5"/>
    <w:rsid w:val="00563A24"/>
    <w:rsid w:val="005727A5"/>
    <w:rsid w:val="005735B4"/>
    <w:rsid w:val="00580302"/>
    <w:rsid w:val="0058509C"/>
    <w:rsid w:val="005900F7"/>
    <w:rsid w:val="00590479"/>
    <w:rsid w:val="005A2A6A"/>
    <w:rsid w:val="005A57E3"/>
    <w:rsid w:val="005A5D50"/>
    <w:rsid w:val="005A7458"/>
    <w:rsid w:val="005A7870"/>
    <w:rsid w:val="005B4ED3"/>
    <w:rsid w:val="005C0CFA"/>
    <w:rsid w:val="005C2958"/>
    <w:rsid w:val="005C350C"/>
    <w:rsid w:val="005D5060"/>
    <w:rsid w:val="005D57FA"/>
    <w:rsid w:val="005D6521"/>
    <w:rsid w:val="005D77A0"/>
    <w:rsid w:val="005D7E9A"/>
    <w:rsid w:val="005E1B3E"/>
    <w:rsid w:val="005E7EFF"/>
    <w:rsid w:val="005F2BDA"/>
    <w:rsid w:val="005F3ED7"/>
    <w:rsid w:val="005F54F7"/>
    <w:rsid w:val="005F647B"/>
    <w:rsid w:val="005F7911"/>
    <w:rsid w:val="00604C70"/>
    <w:rsid w:val="00604F6E"/>
    <w:rsid w:val="006113D2"/>
    <w:rsid w:val="00611DF7"/>
    <w:rsid w:val="00615073"/>
    <w:rsid w:val="00621F78"/>
    <w:rsid w:val="00633898"/>
    <w:rsid w:val="00635423"/>
    <w:rsid w:val="00635A34"/>
    <w:rsid w:val="006361EF"/>
    <w:rsid w:val="00644846"/>
    <w:rsid w:val="006449BA"/>
    <w:rsid w:val="00644FB0"/>
    <w:rsid w:val="00647CE1"/>
    <w:rsid w:val="00650D8B"/>
    <w:rsid w:val="00652347"/>
    <w:rsid w:val="006546A1"/>
    <w:rsid w:val="00661FBE"/>
    <w:rsid w:val="006670AF"/>
    <w:rsid w:val="006714B8"/>
    <w:rsid w:val="00685AD8"/>
    <w:rsid w:val="006A0A72"/>
    <w:rsid w:val="006A26B4"/>
    <w:rsid w:val="006B21E1"/>
    <w:rsid w:val="006B4462"/>
    <w:rsid w:val="006B5145"/>
    <w:rsid w:val="006B6823"/>
    <w:rsid w:val="006C1CA5"/>
    <w:rsid w:val="006C2BAC"/>
    <w:rsid w:val="006C57B4"/>
    <w:rsid w:val="006D0815"/>
    <w:rsid w:val="006D513A"/>
    <w:rsid w:val="006D542E"/>
    <w:rsid w:val="006D592E"/>
    <w:rsid w:val="006D6DAB"/>
    <w:rsid w:val="006E01F6"/>
    <w:rsid w:val="006E72B5"/>
    <w:rsid w:val="006F03B8"/>
    <w:rsid w:val="006F1028"/>
    <w:rsid w:val="006F1FD7"/>
    <w:rsid w:val="00702C9F"/>
    <w:rsid w:val="007035E3"/>
    <w:rsid w:val="00703FBB"/>
    <w:rsid w:val="007211BC"/>
    <w:rsid w:val="00724557"/>
    <w:rsid w:val="007317C5"/>
    <w:rsid w:val="00736458"/>
    <w:rsid w:val="007365FF"/>
    <w:rsid w:val="00736FD8"/>
    <w:rsid w:val="00746D32"/>
    <w:rsid w:val="00746F7D"/>
    <w:rsid w:val="00750EA2"/>
    <w:rsid w:val="0075218E"/>
    <w:rsid w:val="00752F34"/>
    <w:rsid w:val="00754B75"/>
    <w:rsid w:val="0075732E"/>
    <w:rsid w:val="00757C1E"/>
    <w:rsid w:val="00760772"/>
    <w:rsid w:val="00764C24"/>
    <w:rsid w:val="007674EA"/>
    <w:rsid w:val="00773240"/>
    <w:rsid w:val="007900CB"/>
    <w:rsid w:val="00790E86"/>
    <w:rsid w:val="007A2FB5"/>
    <w:rsid w:val="007A45C2"/>
    <w:rsid w:val="007B1564"/>
    <w:rsid w:val="007B1D96"/>
    <w:rsid w:val="007C2B0F"/>
    <w:rsid w:val="007C3248"/>
    <w:rsid w:val="007C34C1"/>
    <w:rsid w:val="007D6393"/>
    <w:rsid w:val="007F35BF"/>
    <w:rsid w:val="008066E3"/>
    <w:rsid w:val="0081324D"/>
    <w:rsid w:val="00822535"/>
    <w:rsid w:val="00832EC4"/>
    <w:rsid w:val="008345B1"/>
    <w:rsid w:val="00837737"/>
    <w:rsid w:val="00844274"/>
    <w:rsid w:val="008443F8"/>
    <w:rsid w:val="00847B3A"/>
    <w:rsid w:val="008525E8"/>
    <w:rsid w:val="00854FAF"/>
    <w:rsid w:val="00872B3F"/>
    <w:rsid w:val="008732C2"/>
    <w:rsid w:val="0087783A"/>
    <w:rsid w:val="00882D65"/>
    <w:rsid w:val="00883626"/>
    <w:rsid w:val="00885DDA"/>
    <w:rsid w:val="0089251B"/>
    <w:rsid w:val="008933D9"/>
    <w:rsid w:val="008A3996"/>
    <w:rsid w:val="008A7EAF"/>
    <w:rsid w:val="008C5112"/>
    <w:rsid w:val="008C5433"/>
    <w:rsid w:val="008C630D"/>
    <w:rsid w:val="008C6860"/>
    <w:rsid w:val="008D7E86"/>
    <w:rsid w:val="008E12CD"/>
    <w:rsid w:val="008E1A84"/>
    <w:rsid w:val="008E387E"/>
    <w:rsid w:val="008E531F"/>
    <w:rsid w:val="008E60A0"/>
    <w:rsid w:val="008F0F43"/>
    <w:rsid w:val="00905FCB"/>
    <w:rsid w:val="00912E81"/>
    <w:rsid w:val="00922AE4"/>
    <w:rsid w:val="00923351"/>
    <w:rsid w:val="009268B2"/>
    <w:rsid w:val="009305B7"/>
    <w:rsid w:val="009323A6"/>
    <w:rsid w:val="009366F4"/>
    <w:rsid w:val="009368D8"/>
    <w:rsid w:val="00937E4D"/>
    <w:rsid w:val="009421BC"/>
    <w:rsid w:val="009429AA"/>
    <w:rsid w:val="00944D14"/>
    <w:rsid w:val="00954439"/>
    <w:rsid w:val="009675E8"/>
    <w:rsid w:val="00980590"/>
    <w:rsid w:val="00981F54"/>
    <w:rsid w:val="00994210"/>
    <w:rsid w:val="00994D2B"/>
    <w:rsid w:val="00995974"/>
    <w:rsid w:val="009A53F4"/>
    <w:rsid w:val="009A6B67"/>
    <w:rsid w:val="009C17AC"/>
    <w:rsid w:val="009C2E5B"/>
    <w:rsid w:val="009F4FBE"/>
    <w:rsid w:val="009F75D8"/>
    <w:rsid w:val="00A0256C"/>
    <w:rsid w:val="00A05952"/>
    <w:rsid w:val="00A1742A"/>
    <w:rsid w:val="00A32187"/>
    <w:rsid w:val="00A33873"/>
    <w:rsid w:val="00A35D12"/>
    <w:rsid w:val="00A35FD4"/>
    <w:rsid w:val="00A36DF7"/>
    <w:rsid w:val="00A42073"/>
    <w:rsid w:val="00A525A4"/>
    <w:rsid w:val="00A6193F"/>
    <w:rsid w:val="00A6359A"/>
    <w:rsid w:val="00A75B65"/>
    <w:rsid w:val="00A76CE7"/>
    <w:rsid w:val="00A80A92"/>
    <w:rsid w:val="00A80CDB"/>
    <w:rsid w:val="00A951DD"/>
    <w:rsid w:val="00A95237"/>
    <w:rsid w:val="00A96EDC"/>
    <w:rsid w:val="00AA526F"/>
    <w:rsid w:val="00AA6520"/>
    <w:rsid w:val="00AB01C7"/>
    <w:rsid w:val="00AB1BB6"/>
    <w:rsid w:val="00AB4854"/>
    <w:rsid w:val="00AC54CA"/>
    <w:rsid w:val="00AD425C"/>
    <w:rsid w:val="00AE2109"/>
    <w:rsid w:val="00AE2636"/>
    <w:rsid w:val="00AF11B6"/>
    <w:rsid w:val="00AF206C"/>
    <w:rsid w:val="00AF49C0"/>
    <w:rsid w:val="00B0376E"/>
    <w:rsid w:val="00B04FAF"/>
    <w:rsid w:val="00B07546"/>
    <w:rsid w:val="00B13F86"/>
    <w:rsid w:val="00B13FCD"/>
    <w:rsid w:val="00B20F85"/>
    <w:rsid w:val="00B26DEA"/>
    <w:rsid w:val="00B30F43"/>
    <w:rsid w:val="00B3468D"/>
    <w:rsid w:val="00B44463"/>
    <w:rsid w:val="00B53D2F"/>
    <w:rsid w:val="00B60248"/>
    <w:rsid w:val="00B66275"/>
    <w:rsid w:val="00B6713E"/>
    <w:rsid w:val="00B74781"/>
    <w:rsid w:val="00B75A3D"/>
    <w:rsid w:val="00B81EA1"/>
    <w:rsid w:val="00B82F08"/>
    <w:rsid w:val="00B854C9"/>
    <w:rsid w:val="00B94785"/>
    <w:rsid w:val="00B975E2"/>
    <w:rsid w:val="00BA06E1"/>
    <w:rsid w:val="00BA4AB5"/>
    <w:rsid w:val="00BB1C6D"/>
    <w:rsid w:val="00BC5AD6"/>
    <w:rsid w:val="00BD2060"/>
    <w:rsid w:val="00BE5834"/>
    <w:rsid w:val="00BE7F1A"/>
    <w:rsid w:val="00BF1B83"/>
    <w:rsid w:val="00C109E0"/>
    <w:rsid w:val="00C12982"/>
    <w:rsid w:val="00C17CC1"/>
    <w:rsid w:val="00C20B3A"/>
    <w:rsid w:val="00C2223D"/>
    <w:rsid w:val="00C273B0"/>
    <w:rsid w:val="00C27A26"/>
    <w:rsid w:val="00C41EB7"/>
    <w:rsid w:val="00C500D2"/>
    <w:rsid w:val="00C51056"/>
    <w:rsid w:val="00C520CA"/>
    <w:rsid w:val="00C55A82"/>
    <w:rsid w:val="00C607A7"/>
    <w:rsid w:val="00C607FF"/>
    <w:rsid w:val="00C62ADE"/>
    <w:rsid w:val="00C7072A"/>
    <w:rsid w:val="00C71EBA"/>
    <w:rsid w:val="00C83D00"/>
    <w:rsid w:val="00C85E35"/>
    <w:rsid w:val="00C90926"/>
    <w:rsid w:val="00CA1DF4"/>
    <w:rsid w:val="00CB16D6"/>
    <w:rsid w:val="00CD058B"/>
    <w:rsid w:val="00CD1AC0"/>
    <w:rsid w:val="00CD2010"/>
    <w:rsid w:val="00CD520F"/>
    <w:rsid w:val="00CD6BEE"/>
    <w:rsid w:val="00CF0664"/>
    <w:rsid w:val="00CF1862"/>
    <w:rsid w:val="00CF348B"/>
    <w:rsid w:val="00D02183"/>
    <w:rsid w:val="00D0742B"/>
    <w:rsid w:val="00D105ED"/>
    <w:rsid w:val="00D10B6F"/>
    <w:rsid w:val="00D16B81"/>
    <w:rsid w:val="00D21CDD"/>
    <w:rsid w:val="00D23C30"/>
    <w:rsid w:val="00D30DFD"/>
    <w:rsid w:val="00D31EE1"/>
    <w:rsid w:val="00D40751"/>
    <w:rsid w:val="00D461B2"/>
    <w:rsid w:val="00D54186"/>
    <w:rsid w:val="00D56E29"/>
    <w:rsid w:val="00D57751"/>
    <w:rsid w:val="00D63D0A"/>
    <w:rsid w:val="00D6401D"/>
    <w:rsid w:val="00D66057"/>
    <w:rsid w:val="00D66867"/>
    <w:rsid w:val="00D67B5F"/>
    <w:rsid w:val="00D70546"/>
    <w:rsid w:val="00D73521"/>
    <w:rsid w:val="00D74381"/>
    <w:rsid w:val="00D81AFF"/>
    <w:rsid w:val="00D81EB8"/>
    <w:rsid w:val="00D86279"/>
    <w:rsid w:val="00D901A7"/>
    <w:rsid w:val="00D91EBD"/>
    <w:rsid w:val="00D97A7F"/>
    <w:rsid w:val="00DA52BA"/>
    <w:rsid w:val="00DA67F8"/>
    <w:rsid w:val="00DB5721"/>
    <w:rsid w:val="00DC27FF"/>
    <w:rsid w:val="00DC5BE9"/>
    <w:rsid w:val="00DC78DE"/>
    <w:rsid w:val="00DD1973"/>
    <w:rsid w:val="00DD4DD9"/>
    <w:rsid w:val="00DD798B"/>
    <w:rsid w:val="00DF040B"/>
    <w:rsid w:val="00DF2F07"/>
    <w:rsid w:val="00DF6787"/>
    <w:rsid w:val="00E0438A"/>
    <w:rsid w:val="00E05A0A"/>
    <w:rsid w:val="00E105CC"/>
    <w:rsid w:val="00E128FE"/>
    <w:rsid w:val="00E13052"/>
    <w:rsid w:val="00E144D4"/>
    <w:rsid w:val="00E169CB"/>
    <w:rsid w:val="00E2143E"/>
    <w:rsid w:val="00E33669"/>
    <w:rsid w:val="00E42ADB"/>
    <w:rsid w:val="00E44E83"/>
    <w:rsid w:val="00E4768A"/>
    <w:rsid w:val="00E47B80"/>
    <w:rsid w:val="00E51242"/>
    <w:rsid w:val="00E521C6"/>
    <w:rsid w:val="00E52271"/>
    <w:rsid w:val="00E53B16"/>
    <w:rsid w:val="00E55264"/>
    <w:rsid w:val="00E57E45"/>
    <w:rsid w:val="00E666EF"/>
    <w:rsid w:val="00E674CA"/>
    <w:rsid w:val="00E817AC"/>
    <w:rsid w:val="00E84FD8"/>
    <w:rsid w:val="00E97F6A"/>
    <w:rsid w:val="00EA6F4C"/>
    <w:rsid w:val="00EA7B92"/>
    <w:rsid w:val="00EB19ED"/>
    <w:rsid w:val="00EC193F"/>
    <w:rsid w:val="00EC727A"/>
    <w:rsid w:val="00ED3860"/>
    <w:rsid w:val="00ED7BF6"/>
    <w:rsid w:val="00EE1764"/>
    <w:rsid w:val="00EE6572"/>
    <w:rsid w:val="00EE6B79"/>
    <w:rsid w:val="00EF32B7"/>
    <w:rsid w:val="00F02195"/>
    <w:rsid w:val="00F033E4"/>
    <w:rsid w:val="00F068EC"/>
    <w:rsid w:val="00F319BF"/>
    <w:rsid w:val="00F32279"/>
    <w:rsid w:val="00F36559"/>
    <w:rsid w:val="00F36C76"/>
    <w:rsid w:val="00F36F59"/>
    <w:rsid w:val="00F42350"/>
    <w:rsid w:val="00F54FF9"/>
    <w:rsid w:val="00F60157"/>
    <w:rsid w:val="00F7029A"/>
    <w:rsid w:val="00F777E7"/>
    <w:rsid w:val="00F8087A"/>
    <w:rsid w:val="00F81F25"/>
    <w:rsid w:val="00F82690"/>
    <w:rsid w:val="00F83BE9"/>
    <w:rsid w:val="00F85484"/>
    <w:rsid w:val="00F925DE"/>
    <w:rsid w:val="00F973C2"/>
    <w:rsid w:val="00FA54BA"/>
    <w:rsid w:val="00FB0498"/>
    <w:rsid w:val="00FB04C9"/>
    <w:rsid w:val="00FB14FF"/>
    <w:rsid w:val="00FB77EA"/>
    <w:rsid w:val="00FC64B3"/>
    <w:rsid w:val="00FC7133"/>
    <w:rsid w:val="00FD1A1E"/>
    <w:rsid w:val="00FD6978"/>
    <w:rsid w:val="00FD7473"/>
    <w:rsid w:val="00FE02EC"/>
    <w:rsid w:val="00FE3385"/>
    <w:rsid w:val="00FE6316"/>
    <w:rsid w:val="00FF3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C13653"/>
  <w15:docId w15:val="{9137D354-89B8-4ADB-92ED-300B11338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35D1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423"/>
    <w:pPr>
      <w:tabs>
        <w:tab w:val="center" w:pos="4320"/>
        <w:tab w:val="right" w:pos="8640"/>
      </w:tabs>
    </w:pPr>
  </w:style>
  <w:style w:type="character" w:customStyle="1" w:styleId="HeaderChar">
    <w:name w:val="Header Char"/>
    <w:basedOn w:val="DefaultParagraphFont"/>
    <w:link w:val="Header"/>
    <w:uiPriority w:val="99"/>
    <w:rsid w:val="00212423"/>
  </w:style>
  <w:style w:type="paragraph" w:styleId="Footer">
    <w:name w:val="footer"/>
    <w:basedOn w:val="Normal"/>
    <w:link w:val="FooterChar"/>
    <w:uiPriority w:val="99"/>
    <w:unhideWhenUsed/>
    <w:rsid w:val="00212423"/>
    <w:pPr>
      <w:tabs>
        <w:tab w:val="center" w:pos="4320"/>
        <w:tab w:val="right" w:pos="8640"/>
      </w:tabs>
    </w:pPr>
  </w:style>
  <w:style w:type="character" w:customStyle="1" w:styleId="FooterChar">
    <w:name w:val="Footer Char"/>
    <w:basedOn w:val="DefaultParagraphFont"/>
    <w:link w:val="Footer"/>
    <w:uiPriority w:val="99"/>
    <w:rsid w:val="00212423"/>
  </w:style>
  <w:style w:type="character" w:customStyle="1" w:styleId="Heading3Char">
    <w:name w:val="Heading 3 Char"/>
    <w:basedOn w:val="DefaultParagraphFont"/>
    <w:link w:val="Heading3"/>
    <w:uiPriority w:val="9"/>
    <w:rsid w:val="00A35D12"/>
    <w:rPr>
      <w:rFonts w:ascii="Times" w:hAnsi="Times"/>
      <w:b/>
      <w:bCs/>
      <w:sz w:val="27"/>
      <w:szCs w:val="27"/>
    </w:rPr>
  </w:style>
  <w:style w:type="character" w:styleId="Hyperlink">
    <w:name w:val="Hyperlink"/>
    <w:basedOn w:val="DefaultParagraphFont"/>
    <w:uiPriority w:val="99"/>
    <w:semiHidden/>
    <w:unhideWhenUsed/>
    <w:rsid w:val="00A35D12"/>
    <w:rPr>
      <w:color w:val="0000FF"/>
      <w:u w:val="single"/>
    </w:rPr>
  </w:style>
  <w:style w:type="character" w:customStyle="1" w:styleId="apple-converted-space">
    <w:name w:val="apple-converted-space"/>
    <w:basedOn w:val="DefaultParagraphFont"/>
    <w:rsid w:val="00A35D12"/>
  </w:style>
  <w:style w:type="paragraph" w:styleId="ListParagraph">
    <w:name w:val="List Paragraph"/>
    <w:basedOn w:val="Normal"/>
    <w:uiPriority w:val="34"/>
    <w:qFormat/>
    <w:rsid w:val="00847B3A"/>
    <w:pPr>
      <w:ind w:left="720"/>
      <w:contextualSpacing/>
    </w:pPr>
  </w:style>
  <w:style w:type="character" w:styleId="Emphasis">
    <w:name w:val="Emphasis"/>
    <w:basedOn w:val="DefaultParagraphFont"/>
    <w:uiPriority w:val="20"/>
    <w:qFormat/>
    <w:rsid w:val="009429AA"/>
    <w:rPr>
      <w:i/>
      <w:iCs/>
    </w:rPr>
  </w:style>
  <w:style w:type="paragraph" w:styleId="BalloonText">
    <w:name w:val="Balloon Text"/>
    <w:basedOn w:val="Normal"/>
    <w:link w:val="BalloonTextChar"/>
    <w:uiPriority w:val="99"/>
    <w:semiHidden/>
    <w:unhideWhenUsed/>
    <w:rsid w:val="00401F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FCD"/>
    <w:rPr>
      <w:rFonts w:ascii="Lucida Grande" w:hAnsi="Lucida Grande" w:cs="Lucida Grande"/>
      <w:sz w:val="18"/>
      <w:szCs w:val="18"/>
    </w:rPr>
  </w:style>
  <w:style w:type="table" w:styleId="TableGrid">
    <w:name w:val="Table Grid"/>
    <w:basedOn w:val="TableNormal"/>
    <w:uiPriority w:val="59"/>
    <w:rsid w:val="005A7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71EBA"/>
    <w:rPr>
      <w:sz w:val="16"/>
      <w:szCs w:val="16"/>
    </w:rPr>
  </w:style>
  <w:style w:type="paragraph" w:styleId="CommentText">
    <w:name w:val="annotation text"/>
    <w:basedOn w:val="Normal"/>
    <w:link w:val="CommentTextChar"/>
    <w:uiPriority w:val="99"/>
    <w:semiHidden/>
    <w:unhideWhenUsed/>
    <w:rsid w:val="00C71EBA"/>
    <w:rPr>
      <w:sz w:val="20"/>
      <w:szCs w:val="20"/>
    </w:rPr>
  </w:style>
  <w:style w:type="character" w:customStyle="1" w:styleId="CommentTextChar">
    <w:name w:val="Comment Text Char"/>
    <w:basedOn w:val="DefaultParagraphFont"/>
    <w:link w:val="CommentText"/>
    <w:uiPriority w:val="99"/>
    <w:semiHidden/>
    <w:rsid w:val="00C71EBA"/>
    <w:rPr>
      <w:sz w:val="20"/>
      <w:szCs w:val="20"/>
    </w:rPr>
  </w:style>
  <w:style w:type="paragraph" w:styleId="CommentSubject">
    <w:name w:val="annotation subject"/>
    <w:basedOn w:val="CommentText"/>
    <w:next w:val="CommentText"/>
    <w:link w:val="CommentSubjectChar"/>
    <w:uiPriority w:val="99"/>
    <w:semiHidden/>
    <w:unhideWhenUsed/>
    <w:rsid w:val="00C71EBA"/>
    <w:rPr>
      <w:b/>
      <w:bCs/>
    </w:rPr>
  </w:style>
  <w:style w:type="character" w:customStyle="1" w:styleId="CommentSubjectChar">
    <w:name w:val="Comment Subject Char"/>
    <w:basedOn w:val="CommentTextChar"/>
    <w:link w:val="CommentSubject"/>
    <w:uiPriority w:val="99"/>
    <w:semiHidden/>
    <w:rsid w:val="00C71EBA"/>
    <w:rPr>
      <w:b/>
      <w:bCs/>
      <w:sz w:val="20"/>
      <w:szCs w:val="20"/>
    </w:rPr>
  </w:style>
  <w:style w:type="paragraph" w:styleId="Revision">
    <w:name w:val="Revision"/>
    <w:hidden/>
    <w:uiPriority w:val="99"/>
    <w:semiHidden/>
    <w:rsid w:val="00DF040B"/>
  </w:style>
  <w:style w:type="paragraph" w:customStyle="1" w:styleId="EndNoteBibliographyTitle">
    <w:name w:val="EndNote Bibliography Title"/>
    <w:basedOn w:val="Normal"/>
    <w:rsid w:val="00644FB0"/>
    <w:pPr>
      <w:jc w:val="center"/>
    </w:pPr>
    <w:rPr>
      <w:rFonts w:ascii="Cambria" w:hAnsi="Cambria"/>
    </w:rPr>
  </w:style>
  <w:style w:type="paragraph" w:customStyle="1" w:styleId="EndNoteBibliography">
    <w:name w:val="EndNote Bibliography"/>
    <w:basedOn w:val="Normal"/>
    <w:rsid w:val="00644FB0"/>
    <w:rPr>
      <w:rFonts w:ascii="Cambria" w:hAnsi="Cambria"/>
    </w:rPr>
  </w:style>
  <w:style w:type="character" w:styleId="PlaceholderText">
    <w:name w:val="Placeholder Text"/>
    <w:basedOn w:val="DefaultParagraphFont"/>
    <w:uiPriority w:val="99"/>
    <w:semiHidden/>
    <w:rsid w:val="00FC7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17561">
      <w:bodyDiv w:val="1"/>
      <w:marLeft w:val="0"/>
      <w:marRight w:val="0"/>
      <w:marTop w:val="0"/>
      <w:marBottom w:val="0"/>
      <w:divBdr>
        <w:top w:val="none" w:sz="0" w:space="0" w:color="auto"/>
        <w:left w:val="none" w:sz="0" w:space="0" w:color="auto"/>
        <w:bottom w:val="none" w:sz="0" w:space="0" w:color="auto"/>
        <w:right w:val="none" w:sz="0" w:space="0" w:color="auto"/>
      </w:divBdr>
    </w:div>
    <w:div w:id="930505790">
      <w:bodyDiv w:val="1"/>
      <w:marLeft w:val="0"/>
      <w:marRight w:val="0"/>
      <w:marTop w:val="0"/>
      <w:marBottom w:val="0"/>
      <w:divBdr>
        <w:top w:val="none" w:sz="0" w:space="0" w:color="auto"/>
        <w:left w:val="none" w:sz="0" w:space="0" w:color="auto"/>
        <w:bottom w:val="none" w:sz="0" w:space="0" w:color="auto"/>
        <w:right w:val="none" w:sz="0" w:space="0" w:color="auto"/>
      </w:divBdr>
    </w:div>
    <w:div w:id="1143161432">
      <w:bodyDiv w:val="1"/>
      <w:marLeft w:val="0"/>
      <w:marRight w:val="0"/>
      <w:marTop w:val="0"/>
      <w:marBottom w:val="0"/>
      <w:divBdr>
        <w:top w:val="none" w:sz="0" w:space="0" w:color="auto"/>
        <w:left w:val="none" w:sz="0" w:space="0" w:color="auto"/>
        <w:bottom w:val="none" w:sz="0" w:space="0" w:color="auto"/>
        <w:right w:val="none" w:sz="0" w:space="0" w:color="auto"/>
      </w:divBdr>
    </w:div>
    <w:div w:id="1426145413">
      <w:bodyDiv w:val="1"/>
      <w:marLeft w:val="0"/>
      <w:marRight w:val="0"/>
      <w:marTop w:val="0"/>
      <w:marBottom w:val="0"/>
      <w:divBdr>
        <w:top w:val="none" w:sz="0" w:space="0" w:color="auto"/>
        <w:left w:val="none" w:sz="0" w:space="0" w:color="auto"/>
        <w:bottom w:val="none" w:sz="0" w:space="0" w:color="auto"/>
        <w:right w:val="none" w:sz="0" w:space="0" w:color="auto"/>
      </w:divBdr>
    </w:div>
    <w:div w:id="16967282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14</Pages>
  <Words>15883</Words>
  <Characters>90535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106206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Haiquan Li</dc:creator>
  <cp:keywords/>
  <dc:description/>
  <cp:lastModifiedBy>Dominic LaRoche</cp:lastModifiedBy>
  <cp:revision>4</cp:revision>
  <cp:lastPrinted>2015-11-29T20:10:00Z</cp:lastPrinted>
  <dcterms:created xsi:type="dcterms:W3CDTF">2015-12-02T17:39:00Z</dcterms:created>
  <dcterms:modified xsi:type="dcterms:W3CDTF">2015-12-02T18:50:00Z</dcterms:modified>
</cp:coreProperties>
</file>